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708"/>
      </w:tblGrid>
      <w:tr w:rsidR="004305BB" w:rsidRPr="005F35C9" w14:paraId="5CC1840E" w14:textId="77777777" w:rsidTr="001339B5">
        <w:trPr>
          <w:trHeight w:val="841"/>
        </w:trPr>
        <w:tc>
          <w:tcPr>
            <w:tcW w:w="36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73299" w14:textId="77777777" w:rsidR="00767169" w:rsidRPr="001339B5" w:rsidRDefault="004305BB" w:rsidP="00414BF1">
            <w:pPr>
              <w:jc w:val="center"/>
              <w:rPr>
                <w:b/>
                <w:bCs/>
              </w:rPr>
            </w:pPr>
            <w:r w:rsidRPr="001339B5">
              <w:rPr>
                <w:b/>
                <w:bCs/>
              </w:rPr>
              <w:t>ỦY BAN NHÂN DÂN</w:t>
            </w:r>
          </w:p>
          <w:p w14:paraId="5E9CDA44" w14:textId="36B05003" w:rsidR="00767169" w:rsidRPr="00CA4DC5" w:rsidRDefault="00A00F64" w:rsidP="00767169">
            <w:pPr>
              <w:jc w:val="center"/>
              <w:rPr>
                <w:b/>
                <w:bCs/>
                <w:sz w:val="28"/>
                <w:szCs w:val="28"/>
              </w:rPr>
            </w:pPr>
            <w:r w:rsidRPr="001339B5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FC64107" wp14:editId="6F0BE72B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217805</wp:posOffset>
                      </wp:positionV>
                      <wp:extent cx="690880" cy="0"/>
                      <wp:effectExtent l="5080" t="8890" r="8890" b="10160"/>
                      <wp:wrapNone/>
                      <wp:docPr id="102160621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08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5912A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9.35pt;margin-top:17.15pt;width:54.4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"/>
                  </w:pict>
                </mc:Fallback>
              </mc:AlternateContent>
            </w:r>
            <w:r w:rsidR="00B92D4A" w:rsidRPr="001339B5">
              <w:rPr>
                <w:b/>
                <w:bCs/>
              </w:rPr>
              <w:t>TỈNH LÂM ĐỒNG</w:t>
            </w:r>
          </w:p>
        </w:tc>
        <w:tc>
          <w:tcPr>
            <w:tcW w:w="57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E55DE" w14:textId="77777777" w:rsidR="00767169" w:rsidRPr="005F35C9" w:rsidRDefault="004305BB" w:rsidP="00414BF1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1DE10675" w14:textId="59D48F61" w:rsidR="004305BB" w:rsidRPr="005F35C9" w:rsidRDefault="00A00F64" w:rsidP="00414BF1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3B9B129" wp14:editId="2FA4A181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229235</wp:posOffset>
                      </wp:positionV>
                      <wp:extent cx="2125345" cy="0"/>
                      <wp:effectExtent l="11430" t="5715" r="6350" b="13335"/>
                      <wp:wrapNone/>
                      <wp:docPr id="159610996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611516" id="AutoShape 5" o:spid="_x0000_s1026" type="#_x0000_t32" style="position:absolute;margin-left:54.15pt;margin-top:18.05pt;width:167.3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305BB" w:rsidRPr="005F35C9" w14:paraId="5A5E6C10" w14:textId="77777777" w:rsidTr="001339B5">
        <w:trPr>
          <w:trHeight w:val="341"/>
        </w:trPr>
        <w:tc>
          <w:tcPr>
            <w:tcW w:w="36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3E6DB" w14:textId="77777777" w:rsidR="004305BB" w:rsidRPr="001339B5" w:rsidRDefault="004305BB" w:rsidP="00414BF1">
            <w:pPr>
              <w:jc w:val="center"/>
            </w:pPr>
            <w:r w:rsidRPr="001339B5">
              <w:t xml:space="preserve">Số:        </w:t>
            </w:r>
            <w:r w:rsidR="00FB64F7" w:rsidRPr="001339B5">
              <w:t xml:space="preserve">  </w:t>
            </w:r>
            <w:r w:rsidRPr="001339B5">
              <w:t xml:space="preserve">  /QĐ-</w:t>
            </w:r>
            <w:r w:rsidRPr="001339B5">
              <w:rPr>
                <w:shd w:val="solid" w:color="FFFFFF" w:fill="auto"/>
              </w:rPr>
              <w:t>UBND</w:t>
            </w:r>
          </w:p>
        </w:tc>
        <w:tc>
          <w:tcPr>
            <w:tcW w:w="57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C03E6" w14:textId="06DB93AB" w:rsidR="004305BB" w:rsidRPr="001339B5" w:rsidRDefault="00C71CCB" w:rsidP="009C21D0">
            <w:pPr>
              <w:jc w:val="center"/>
              <w:rPr>
                <w:spacing w:val="-2"/>
              </w:rPr>
            </w:pPr>
            <w:r w:rsidRPr="001339B5">
              <w:rPr>
                <w:i/>
                <w:iCs/>
                <w:spacing w:val="-2"/>
              </w:rPr>
              <w:t xml:space="preserve">    </w:t>
            </w:r>
            <w:r w:rsidR="00B92D4A" w:rsidRPr="001339B5">
              <w:rPr>
                <w:i/>
                <w:iCs/>
                <w:spacing w:val="-2"/>
              </w:rPr>
              <w:t>Lâm Đồng</w:t>
            </w:r>
            <w:r w:rsidR="004305BB" w:rsidRPr="001339B5">
              <w:rPr>
                <w:i/>
                <w:iCs/>
                <w:spacing w:val="-2"/>
              </w:rPr>
              <w:t xml:space="preserve">, ngày  </w:t>
            </w:r>
            <w:r w:rsidR="004A6C69" w:rsidRPr="001339B5">
              <w:rPr>
                <w:i/>
                <w:iCs/>
                <w:spacing w:val="-2"/>
              </w:rPr>
              <w:t xml:space="preserve"> </w:t>
            </w:r>
            <w:r w:rsidRPr="001339B5">
              <w:rPr>
                <w:i/>
                <w:iCs/>
                <w:spacing w:val="-2"/>
              </w:rPr>
              <w:t xml:space="preserve">  </w:t>
            </w:r>
            <w:r w:rsidR="00B92D4A" w:rsidRPr="001339B5">
              <w:rPr>
                <w:i/>
                <w:iCs/>
                <w:spacing w:val="-2"/>
              </w:rPr>
              <w:t xml:space="preserve">   </w:t>
            </w:r>
            <w:r w:rsidR="00FB64F7" w:rsidRPr="001339B5">
              <w:rPr>
                <w:i/>
                <w:iCs/>
                <w:spacing w:val="-2"/>
              </w:rPr>
              <w:t xml:space="preserve"> </w:t>
            </w:r>
            <w:r w:rsidR="004305BB" w:rsidRPr="001339B5">
              <w:rPr>
                <w:i/>
                <w:iCs/>
                <w:spacing w:val="-2"/>
              </w:rPr>
              <w:t xml:space="preserve"> tháng</w:t>
            </w:r>
            <w:r w:rsidR="001339B5" w:rsidRPr="001339B5">
              <w:rPr>
                <w:i/>
                <w:iCs/>
                <w:spacing w:val="-2"/>
              </w:rPr>
              <w:t xml:space="preserve"> 4 </w:t>
            </w:r>
            <w:r w:rsidR="004305BB" w:rsidRPr="001339B5">
              <w:rPr>
                <w:i/>
                <w:iCs/>
                <w:spacing w:val="-2"/>
              </w:rPr>
              <w:t>năm 20</w:t>
            </w:r>
            <w:r w:rsidR="00E22E6D" w:rsidRPr="001339B5">
              <w:rPr>
                <w:i/>
                <w:iCs/>
                <w:spacing w:val="-2"/>
              </w:rPr>
              <w:t>2</w:t>
            </w:r>
            <w:r w:rsidR="00BE4479" w:rsidRPr="001339B5">
              <w:rPr>
                <w:i/>
                <w:iCs/>
                <w:spacing w:val="-2"/>
              </w:rPr>
              <w:t>6</w:t>
            </w:r>
          </w:p>
        </w:tc>
      </w:tr>
    </w:tbl>
    <w:p w14:paraId="73649606" w14:textId="77777777" w:rsidR="001E6DD3" w:rsidRPr="00F22EC0" w:rsidRDefault="001E6DD3" w:rsidP="001E6DD3">
      <w:pPr>
        <w:jc w:val="center"/>
        <w:rPr>
          <w:b/>
          <w:bCs/>
          <w:sz w:val="16"/>
          <w:szCs w:val="28"/>
        </w:rPr>
      </w:pPr>
    </w:p>
    <w:p w14:paraId="74DC59D0" w14:textId="77777777" w:rsidR="004305BB" w:rsidRPr="005F35C9" w:rsidRDefault="004305BB" w:rsidP="00D6788F">
      <w:pPr>
        <w:spacing w:before="360"/>
        <w:jc w:val="center"/>
        <w:rPr>
          <w:sz w:val="28"/>
          <w:szCs w:val="28"/>
        </w:rPr>
      </w:pPr>
      <w:r w:rsidRPr="005F35C9">
        <w:rPr>
          <w:b/>
          <w:bCs/>
          <w:sz w:val="28"/>
          <w:szCs w:val="28"/>
        </w:rPr>
        <w:t>QUYẾT ĐỊNH</w:t>
      </w:r>
    </w:p>
    <w:p w14:paraId="446E87A9" w14:textId="77777777" w:rsidR="00D6788F" w:rsidRDefault="000A0DAD" w:rsidP="00BE4479">
      <w:pPr>
        <w:jc w:val="center"/>
        <w:rPr>
          <w:b/>
          <w:spacing w:val="-4"/>
          <w:sz w:val="28"/>
          <w:szCs w:val="28"/>
        </w:rPr>
      </w:pPr>
      <w:r w:rsidRPr="00355CA5">
        <w:rPr>
          <w:b/>
          <w:spacing w:val="-4"/>
          <w:sz w:val="28"/>
          <w:szCs w:val="28"/>
        </w:rPr>
        <w:t xml:space="preserve">Về việc </w:t>
      </w:r>
      <w:r w:rsidR="00D6788F">
        <w:rPr>
          <w:b/>
          <w:spacing w:val="-4"/>
          <w:sz w:val="28"/>
          <w:szCs w:val="28"/>
        </w:rPr>
        <w:t xml:space="preserve">công nhận Ban Vận động thành lập </w:t>
      </w:r>
    </w:p>
    <w:p w14:paraId="5F57250D" w14:textId="77777777" w:rsidR="00355CA5" w:rsidRPr="001E6DD3" w:rsidRDefault="00BE4479" w:rsidP="00BE4479">
      <w:pPr>
        <w:jc w:val="center"/>
        <w:rPr>
          <w:sz w:val="16"/>
        </w:rPr>
      </w:pPr>
      <w:r w:rsidRPr="00BE4479">
        <w:rPr>
          <w:b/>
          <w:spacing w:val="-4"/>
          <w:sz w:val="28"/>
          <w:szCs w:val="28"/>
        </w:rPr>
        <w:t>Hiệp hội Bất động sản tỉnh Lâm Đồng</w:t>
      </w:r>
    </w:p>
    <w:p w14:paraId="2D354894" w14:textId="521B4753" w:rsidR="00BE4479" w:rsidRDefault="00A00F64" w:rsidP="0045138A">
      <w:pPr>
        <w:spacing w:before="120"/>
        <w:jc w:val="center"/>
        <w:rPr>
          <w:b/>
          <w:noProof/>
          <w:spacing w:val="-6"/>
          <w:sz w:val="27"/>
          <w:szCs w:val="27"/>
        </w:rPr>
      </w:pPr>
      <w:r w:rsidRPr="005F35C9">
        <w:rPr>
          <w:b/>
          <w:noProof/>
          <w:spacing w:val="-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CE6968" wp14:editId="5F4CF2E6">
                <wp:simplePos x="0" y="0"/>
                <wp:positionH relativeFrom="column">
                  <wp:posOffset>1985101</wp:posOffset>
                </wp:positionH>
                <wp:positionV relativeFrom="paragraph">
                  <wp:posOffset>49530</wp:posOffset>
                </wp:positionV>
                <wp:extent cx="1780540" cy="0"/>
                <wp:effectExtent l="0" t="0" r="0" b="0"/>
                <wp:wrapNone/>
                <wp:docPr id="211737374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0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43BC49" id="AutoShape 7" o:spid="_x0000_s1026" type="#_x0000_t32" style="position:absolute;margin-left:156.3pt;margin-top:3.9pt;width:140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"/>
            </w:pict>
          </mc:Fallback>
        </mc:AlternateContent>
      </w:r>
    </w:p>
    <w:p w14:paraId="702E1BF9" w14:textId="77777777" w:rsidR="004305BB" w:rsidRDefault="00772852" w:rsidP="0045138A">
      <w:pPr>
        <w:spacing w:before="120"/>
        <w:jc w:val="center"/>
        <w:rPr>
          <w:b/>
          <w:bCs/>
          <w:sz w:val="28"/>
          <w:szCs w:val="28"/>
          <w:lang w:val="vi-VN"/>
        </w:rPr>
      </w:pPr>
      <w:r w:rsidRPr="00290E9A">
        <w:rPr>
          <w:b/>
          <w:noProof/>
          <w:spacing w:val="-6"/>
          <w:sz w:val="27"/>
          <w:szCs w:val="27"/>
          <w:lang w:val="vi-VN"/>
        </w:rPr>
        <w:t>CHỦ TỊCH</w:t>
      </w:r>
      <w:r w:rsidRPr="00290E9A">
        <w:rPr>
          <w:b/>
          <w:bCs/>
          <w:sz w:val="28"/>
          <w:szCs w:val="28"/>
          <w:lang w:val="vi-VN"/>
        </w:rPr>
        <w:t xml:space="preserve"> </w:t>
      </w:r>
      <w:r w:rsidR="004305BB" w:rsidRPr="00290E9A">
        <w:rPr>
          <w:b/>
          <w:bCs/>
          <w:sz w:val="28"/>
          <w:szCs w:val="28"/>
          <w:lang w:val="vi-VN"/>
        </w:rPr>
        <w:t xml:space="preserve">ỦY BAN NHÂN DÂN </w:t>
      </w:r>
      <w:r w:rsidR="007F4088" w:rsidRPr="00290E9A">
        <w:rPr>
          <w:b/>
          <w:bCs/>
          <w:sz w:val="28"/>
          <w:szCs w:val="28"/>
          <w:lang w:val="vi-VN"/>
        </w:rPr>
        <w:t>TỈNH LÂM ĐỒNG</w:t>
      </w:r>
    </w:p>
    <w:p w14:paraId="33F400DD" w14:textId="77777777" w:rsidR="001E6DD3" w:rsidRPr="001E6DD3" w:rsidRDefault="001E6DD3" w:rsidP="0045138A">
      <w:pPr>
        <w:spacing w:before="120"/>
        <w:jc w:val="center"/>
        <w:rPr>
          <w:b/>
          <w:bCs/>
          <w:sz w:val="2"/>
          <w:szCs w:val="28"/>
          <w:lang w:val="vi-VN"/>
        </w:rPr>
      </w:pPr>
    </w:p>
    <w:p w14:paraId="32D1FD38" w14:textId="77777777" w:rsidR="009C21D0" w:rsidRPr="00414FB9" w:rsidRDefault="009C21D0" w:rsidP="00F650C1">
      <w:pPr>
        <w:pStyle w:val="NormalWeb"/>
        <w:spacing w:before="120" w:after="0" w:line="264" w:lineRule="auto"/>
        <w:ind w:firstLine="706"/>
        <w:textAlignment w:val="baseline"/>
        <w:rPr>
          <w:i/>
          <w:iCs/>
          <w:sz w:val="28"/>
          <w:szCs w:val="28"/>
          <w:lang w:val="vi-VN"/>
        </w:rPr>
      </w:pPr>
      <w:r w:rsidRPr="00414FB9">
        <w:rPr>
          <w:i/>
          <w:iCs/>
          <w:sz w:val="28"/>
          <w:szCs w:val="28"/>
          <w:lang w:val="vi-VN"/>
        </w:rPr>
        <w:t>Căn cứ Luật Tổ chức chính quyền địa phương ngày 1</w:t>
      </w:r>
      <w:r w:rsidR="00767169" w:rsidRPr="00414FB9">
        <w:rPr>
          <w:i/>
          <w:iCs/>
          <w:sz w:val="28"/>
          <w:szCs w:val="28"/>
          <w:lang w:val="vi-VN"/>
        </w:rPr>
        <w:t>6</w:t>
      </w:r>
      <w:r w:rsidRPr="00414FB9">
        <w:rPr>
          <w:i/>
          <w:iCs/>
          <w:sz w:val="28"/>
          <w:szCs w:val="28"/>
          <w:lang w:val="vi-VN"/>
        </w:rPr>
        <w:t xml:space="preserve"> tháng </w:t>
      </w:r>
      <w:r w:rsidR="00767169" w:rsidRPr="00414FB9">
        <w:rPr>
          <w:i/>
          <w:iCs/>
          <w:sz w:val="28"/>
          <w:szCs w:val="28"/>
          <w:lang w:val="vi-VN"/>
        </w:rPr>
        <w:t>6</w:t>
      </w:r>
      <w:r w:rsidRPr="00414FB9">
        <w:rPr>
          <w:i/>
          <w:iCs/>
          <w:sz w:val="28"/>
          <w:szCs w:val="28"/>
          <w:lang w:val="vi-VN"/>
        </w:rPr>
        <w:t xml:space="preserve"> năm 2025;</w:t>
      </w:r>
    </w:p>
    <w:p w14:paraId="3CEC2C81" w14:textId="77777777" w:rsidR="00C66FF5" w:rsidRPr="00414FB9" w:rsidRDefault="004C01A2" w:rsidP="00F650C1">
      <w:pPr>
        <w:pStyle w:val="NormalWeb"/>
        <w:spacing w:before="120" w:after="0" w:line="264" w:lineRule="auto"/>
        <w:ind w:firstLine="706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414FB9">
        <w:rPr>
          <w:i/>
          <w:color w:val="000000"/>
          <w:sz w:val="28"/>
          <w:szCs w:val="28"/>
          <w:lang w:val="vi-VN"/>
        </w:rPr>
        <w:t>Căn cứ Nghị định số 126/2024/NĐ-CP ngày 08 tháng 10 năm 2024 của Chính phủ quy định về tổ chức, hoạt động và quản lý hội;</w:t>
      </w:r>
    </w:p>
    <w:p w14:paraId="40C56203" w14:textId="057F0A65" w:rsidR="001E6DD3" w:rsidRPr="00414FB9" w:rsidRDefault="008A3626" w:rsidP="00414FB9">
      <w:pPr>
        <w:spacing w:before="120" w:line="264" w:lineRule="auto"/>
        <w:ind w:firstLine="706"/>
        <w:jc w:val="both"/>
        <w:rPr>
          <w:i/>
          <w:sz w:val="28"/>
          <w:szCs w:val="28"/>
        </w:rPr>
      </w:pPr>
      <w:r w:rsidRPr="00414FB9">
        <w:rPr>
          <w:i/>
          <w:iCs/>
          <w:sz w:val="28"/>
          <w:szCs w:val="28"/>
          <w:lang w:val="vi-VN"/>
        </w:rPr>
        <w:t>Theo</w:t>
      </w:r>
      <w:r w:rsidR="00355CA5" w:rsidRPr="00414FB9">
        <w:rPr>
          <w:i/>
          <w:iCs/>
          <w:sz w:val="28"/>
          <w:szCs w:val="28"/>
          <w:lang w:val="vi-VN"/>
        </w:rPr>
        <w:t xml:space="preserve"> đề nghị của </w:t>
      </w:r>
      <w:r w:rsidR="00D6788F" w:rsidRPr="00414FB9">
        <w:rPr>
          <w:i/>
          <w:iCs/>
          <w:sz w:val="28"/>
          <w:szCs w:val="28"/>
          <w:lang w:val="vi-VN"/>
        </w:rPr>
        <w:t xml:space="preserve">Ban Sáng lập </w:t>
      </w:r>
      <w:r w:rsidR="00BE4479" w:rsidRPr="00414FB9">
        <w:rPr>
          <w:i/>
          <w:iCs/>
          <w:sz w:val="28"/>
          <w:szCs w:val="28"/>
          <w:lang w:val="vi-VN"/>
        </w:rPr>
        <w:t xml:space="preserve">Hiệp hội Bất động sản tỉnh Lâm Đồng </w:t>
      </w:r>
      <w:r w:rsidR="0085678F" w:rsidRPr="00414FB9">
        <w:rPr>
          <w:i/>
          <w:iCs/>
          <w:sz w:val="28"/>
          <w:szCs w:val="28"/>
          <w:lang w:val="vi-VN"/>
        </w:rPr>
        <w:t xml:space="preserve">tại Đơn đề nghị ngày 30 tháng 3 năm 2026 </w:t>
      </w:r>
      <w:r w:rsidR="00355CA5" w:rsidRPr="00414FB9">
        <w:rPr>
          <w:i/>
          <w:iCs/>
          <w:sz w:val="28"/>
          <w:szCs w:val="28"/>
          <w:lang w:val="vi-VN"/>
        </w:rPr>
        <w:t>và Sở Nội vụ tại Tờ trình số</w:t>
      </w:r>
      <w:r w:rsidR="00F650C1" w:rsidRPr="00414FB9">
        <w:rPr>
          <w:i/>
          <w:iCs/>
          <w:sz w:val="28"/>
          <w:szCs w:val="28"/>
          <w:lang w:val="vi-VN"/>
        </w:rPr>
        <w:t xml:space="preserve"> 390</w:t>
      </w:r>
      <w:r w:rsidR="00355CA5" w:rsidRPr="00414FB9">
        <w:rPr>
          <w:i/>
          <w:iCs/>
          <w:sz w:val="28"/>
          <w:szCs w:val="28"/>
          <w:lang w:val="vi-VN"/>
        </w:rPr>
        <w:t>/TTr-SNV ngày</w:t>
      </w:r>
      <w:r w:rsidR="00F650C1" w:rsidRPr="00414FB9">
        <w:rPr>
          <w:i/>
          <w:iCs/>
          <w:sz w:val="28"/>
          <w:szCs w:val="28"/>
          <w:lang w:val="vi-VN"/>
        </w:rPr>
        <w:t xml:space="preserve"> 21 </w:t>
      </w:r>
      <w:r w:rsidR="00355CA5" w:rsidRPr="00414FB9">
        <w:rPr>
          <w:i/>
          <w:iCs/>
          <w:sz w:val="28"/>
          <w:szCs w:val="28"/>
          <w:lang w:val="vi-VN"/>
        </w:rPr>
        <w:t>tháng</w:t>
      </w:r>
      <w:r w:rsidR="00F650C1" w:rsidRPr="00414FB9">
        <w:rPr>
          <w:i/>
          <w:iCs/>
          <w:sz w:val="28"/>
          <w:szCs w:val="28"/>
          <w:lang w:val="vi-VN"/>
        </w:rPr>
        <w:t xml:space="preserve"> 4 </w:t>
      </w:r>
      <w:r w:rsidR="00355CA5" w:rsidRPr="00414FB9">
        <w:rPr>
          <w:i/>
          <w:iCs/>
          <w:sz w:val="28"/>
          <w:szCs w:val="28"/>
          <w:lang w:val="vi-VN"/>
        </w:rPr>
        <w:t>năm 202</w:t>
      </w:r>
      <w:r w:rsidR="00BE4479" w:rsidRPr="00414FB9">
        <w:rPr>
          <w:i/>
          <w:iCs/>
          <w:sz w:val="28"/>
          <w:szCs w:val="28"/>
          <w:lang w:val="vi-VN"/>
        </w:rPr>
        <w:t>6</w:t>
      </w:r>
      <w:r w:rsidR="00355CA5" w:rsidRPr="00414FB9">
        <w:rPr>
          <w:i/>
          <w:iCs/>
          <w:sz w:val="28"/>
          <w:szCs w:val="28"/>
          <w:lang w:val="vi-VN"/>
        </w:rPr>
        <w:t xml:space="preserve">. </w:t>
      </w:r>
    </w:p>
    <w:p w14:paraId="6F4DF5E9" w14:textId="77777777" w:rsidR="003D4774" w:rsidRPr="00414FB9" w:rsidRDefault="004305BB" w:rsidP="00F650C1">
      <w:pPr>
        <w:spacing w:before="120" w:line="264" w:lineRule="auto"/>
        <w:jc w:val="center"/>
        <w:rPr>
          <w:b/>
          <w:bCs/>
          <w:sz w:val="28"/>
          <w:szCs w:val="28"/>
          <w:lang w:val="vi-VN"/>
        </w:rPr>
      </w:pPr>
      <w:r w:rsidRPr="00414FB9">
        <w:rPr>
          <w:b/>
          <w:bCs/>
          <w:sz w:val="28"/>
          <w:szCs w:val="28"/>
          <w:lang w:val="vi-VN"/>
        </w:rPr>
        <w:t>QUYẾT ĐỊNH:</w:t>
      </w:r>
    </w:p>
    <w:p w14:paraId="56114E06" w14:textId="77777777" w:rsidR="002810F1" w:rsidRPr="00414FB9" w:rsidRDefault="004305BB" w:rsidP="00F650C1">
      <w:pPr>
        <w:spacing w:before="120" w:line="264" w:lineRule="auto"/>
        <w:ind w:firstLine="709"/>
        <w:jc w:val="both"/>
        <w:rPr>
          <w:i/>
          <w:iCs/>
          <w:sz w:val="28"/>
          <w:szCs w:val="28"/>
          <w:lang w:val="vi-VN"/>
        </w:rPr>
      </w:pPr>
      <w:r w:rsidRPr="00414FB9">
        <w:rPr>
          <w:b/>
          <w:bCs/>
          <w:sz w:val="28"/>
          <w:szCs w:val="28"/>
          <w:lang w:val="vi-VN"/>
        </w:rPr>
        <w:t>Điều 1.</w:t>
      </w:r>
      <w:r w:rsidRPr="00414FB9">
        <w:rPr>
          <w:sz w:val="28"/>
          <w:szCs w:val="28"/>
          <w:lang w:val="vi-VN"/>
        </w:rPr>
        <w:t xml:space="preserve"> </w:t>
      </w:r>
      <w:r w:rsidR="00D6788F" w:rsidRPr="00414FB9">
        <w:rPr>
          <w:sz w:val="28"/>
          <w:szCs w:val="28"/>
          <w:lang w:val="vi-VN"/>
        </w:rPr>
        <w:t xml:space="preserve">Công nhận Ban Vận động thành lập </w:t>
      </w:r>
      <w:r w:rsidR="00BE4479" w:rsidRPr="00414FB9">
        <w:rPr>
          <w:sz w:val="28"/>
          <w:szCs w:val="28"/>
          <w:lang w:val="vi-VN"/>
        </w:rPr>
        <w:t xml:space="preserve">Hiệp hội Bất động sản tỉnh Lâm Đồng </w:t>
      </w:r>
      <w:r w:rsidR="00D6788F" w:rsidRPr="00414FB9">
        <w:rPr>
          <w:sz w:val="28"/>
          <w:szCs w:val="28"/>
          <w:lang w:val="vi-VN"/>
        </w:rPr>
        <w:t>gồm các ông (bà) có tên trong danh sách kèm theo Quyết định này</w:t>
      </w:r>
      <w:r w:rsidR="00A87B92" w:rsidRPr="00414FB9">
        <w:rPr>
          <w:sz w:val="28"/>
          <w:szCs w:val="28"/>
          <w:lang w:val="vi-VN"/>
        </w:rPr>
        <w:t>.</w:t>
      </w:r>
    </w:p>
    <w:p w14:paraId="70EB168A" w14:textId="28C6770E" w:rsidR="00B70ED2" w:rsidRPr="00414FB9" w:rsidRDefault="004305BB" w:rsidP="00F650C1">
      <w:pPr>
        <w:spacing w:before="120" w:line="264" w:lineRule="auto"/>
        <w:ind w:firstLine="706"/>
        <w:jc w:val="both"/>
        <w:rPr>
          <w:sz w:val="28"/>
          <w:szCs w:val="28"/>
          <w:lang w:val="vi-VN"/>
        </w:rPr>
      </w:pPr>
      <w:r w:rsidRPr="00414FB9">
        <w:rPr>
          <w:b/>
          <w:bCs/>
          <w:sz w:val="28"/>
          <w:szCs w:val="28"/>
          <w:lang w:val="vi-VN"/>
        </w:rPr>
        <w:t>Điều 2.</w:t>
      </w:r>
      <w:r w:rsidRPr="00414FB9">
        <w:rPr>
          <w:sz w:val="28"/>
          <w:szCs w:val="28"/>
          <w:lang w:val="vi-VN"/>
        </w:rPr>
        <w:t xml:space="preserve"> </w:t>
      </w:r>
      <w:r w:rsidR="00D6788F" w:rsidRPr="00414FB9">
        <w:rPr>
          <w:sz w:val="28"/>
          <w:szCs w:val="28"/>
          <w:lang w:val="vi-VN"/>
        </w:rPr>
        <w:t xml:space="preserve">Ban Vận động thành lập </w:t>
      </w:r>
      <w:r w:rsidR="00BE4479" w:rsidRPr="00414FB9">
        <w:rPr>
          <w:sz w:val="28"/>
          <w:szCs w:val="28"/>
          <w:lang w:val="vi-VN"/>
        </w:rPr>
        <w:t>Hiệp hội Bất động sản tỉnh Lâm Đồng</w:t>
      </w:r>
      <w:r w:rsidR="00D6788F" w:rsidRPr="00414FB9">
        <w:rPr>
          <w:sz w:val="28"/>
          <w:szCs w:val="28"/>
          <w:lang w:val="vi-VN"/>
        </w:rPr>
        <w:t xml:space="preserve"> có nhiệm vụ vận động tổ chức, công dân đăng ký tham gia </w:t>
      </w:r>
      <w:r w:rsidR="00914E2E" w:rsidRPr="00414FB9">
        <w:rPr>
          <w:sz w:val="28"/>
          <w:szCs w:val="28"/>
          <w:lang w:val="vi-VN"/>
        </w:rPr>
        <w:t>Hiệp h</w:t>
      </w:r>
      <w:r w:rsidR="00D6788F" w:rsidRPr="00414FB9">
        <w:rPr>
          <w:sz w:val="28"/>
          <w:szCs w:val="28"/>
          <w:lang w:val="vi-VN"/>
        </w:rPr>
        <w:t xml:space="preserve">ội và hoàn chỉnh hồ sơ xin phép thành lập </w:t>
      </w:r>
      <w:r w:rsidR="00BE4479" w:rsidRPr="00414FB9">
        <w:rPr>
          <w:sz w:val="28"/>
          <w:szCs w:val="28"/>
          <w:lang w:val="vi-VN"/>
        </w:rPr>
        <w:t>Hiệp h</w:t>
      </w:r>
      <w:r w:rsidR="00D6788F" w:rsidRPr="00414FB9">
        <w:rPr>
          <w:sz w:val="28"/>
          <w:szCs w:val="28"/>
          <w:lang w:val="vi-VN"/>
        </w:rPr>
        <w:t xml:space="preserve">ội gửi </w:t>
      </w:r>
      <w:r w:rsidR="00CA4DC5" w:rsidRPr="00414FB9">
        <w:rPr>
          <w:sz w:val="28"/>
          <w:szCs w:val="28"/>
          <w:lang w:val="vi-VN"/>
        </w:rPr>
        <w:t>cơ quan nhà nước có thẩm quyền</w:t>
      </w:r>
      <w:r w:rsidR="00265419" w:rsidRPr="00414FB9">
        <w:rPr>
          <w:sz w:val="28"/>
          <w:szCs w:val="28"/>
          <w:lang w:val="vi-VN"/>
        </w:rPr>
        <w:t xml:space="preserve"> cho phép thành lập </w:t>
      </w:r>
      <w:r w:rsidR="00BE4479" w:rsidRPr="00414FB9">
        <w:rPr>
          <w:sz w:val="28"/>
          <w:szCs w:val="28"/>
          <w:lang w:val="vi-VN"/>
        </w:rPr>
        <w:t>Hiệp h</w:t>
      </w:r>
      <w:r w:rsidR="00265419" w:rsidRPr="00414FB9">
        <w:rPr>
          <w:sz w:val="28"/>
          <w:szCs w:val="28"/>
          <w:lang w:val="vi-VN"/>
        </w:rPr>
        <w:t>ội theo quy định của pháp luật</w:t>
      </w:r>
      <w:r w:rsidR="00B70ED2" w:rsidRPr="00414FB9">
        <w:rPr>
          <w:sz w:val="28"/>
          <w:szCs w:val="28"/>
          <w:lang w:val="vi-VN"/>
        </w:rPr>
        <w:t>.</w:t>
      </w:r>
    </w:p>
    <w:p w14:paraId="05CCAE96" w14:textId="77777777" w:rsidR="00265419" w:rsidRPr="00414FB9" w:rsidRDefault="00265419" w:rsidP="00F650C1">
      <w:pPr>
        <w:spacing w:before="120" w:line="264" w:lineRule="auto"/>
        <w:ind w:firstLine="706"/>
        <w:jc w:val="both"/>
        <w:rPr>
          <w:sz w:val="28"/>
          <w:szCs w:val="28"/>
          <w:lang w:val="vi-VN"/>
        </w:rPr>
      </w:pPr>
      <w:r w:rsidRPr="00414FB9">
        <w:rPr>
          <w:sz w:val="28"/>
          <w:szCs w:val="28"/>
          <w:lang w:val="vi-VN"/>
        </w:rPr>
        <w:t xml:space="preserve">Ban Vận động thành lập </w:t>
      </w:r>
      <w:r w:rsidR="00BE4479" w:rsidRPr="00414FB9">
        <w:rPr>
          <w:sz w:val="28"/>
          <w:szCs w:val="28"/>
          <w:lang w:val="vi-VN"/>
        </w:rPr>
        <w:t xml:space="preserve">Hiệp hội Bất động sản tỉnh Lâm Đồng </w:t>
      </w:r>
      <w:r w:rsidRPr="00414FB9">
        <w:rPr>
          <w:sz w:val="28"/>
          <w:szCs w:val="28"/>
          <w:lang w:val="vi-VN"/>
        </w:rPr>
        <w:t xml:space="preserve">tự giải thể sau khi Đại hội thành lập </w:t>
      </w:r>
      <w:r w:rsidR="00BE4479" w:rsidRPr="00414FB9">
        <w:rPr>
          <w:sz w:val="28"/>
          <w:szCs w:val="28"/>
          <w:lang w:val="vi-VN"/>
        </w:rPr>
        <w:t>Hiệp hội</w:t>
      </w:r>
      <w:r w:rsidRPr="00414FB9">
        <w:rPr>
          <w:sz w:val="28"/>
          <w:szCs w:val="28"/>
          <w:lang w:val="vi-VN"/>
        </w:rPr>
        <w:t xml:space="preserve"> bầu ra Ban Chấp hành của </w:t>
      </w:r>
      <w:r w:rsidR="00BE4479" w:rsidRPr="00414FB9">
        <w:rPr>
          <w:sz w:val="28"/>
          <w:szCs w:val="28"/>
          <w:lang w:val="vi-VN"/>
        </w:rPr>
        <w:t>Hiệp hội.</w:t>
      </w:r>
    </w:p>
    <w:p w14:paraId="18526D1D" w14:textId="18AFCE98" w:rsidR="00A42E55" w:rsidRPr="00414FB9" w:rsidRDefault="00F74756" w:rsidP="00F650C1">
      <w:pPr>
        <w:spacing w:before="120" w:line="264" w:lineRule="auto"/>
        <w:ind w:firstLine="706"/>
        <w:jc w:val="both"/>
        <w:rPr>
          <w:color w:val="000000"/>
          <w:sz w:val="28"/>
          <w:szCs w:val="28"/>
          <w:lang w:val="vi-VN"/>
        </w:rPr>
      </w:pPr>
      <w:r w:rsidRPr="00414FB9">
        <w:rPr>
          <w:b/>
          <w:bCs/>
          <w:color w:val="000000"/>
          <w:sz w:val="28"/>
          <w:szCs w:val="28"/>
          <w:lang w:val="vi-VN"/>
        </w:rPr>
        <w:t xml:space="preserve">Điều </w:t>
      </w:r>
      <w:r w:rsidR="00BC2DC3" w:rsidRPr="00414FB9">
        <w:rPr>
          <w:b/>
          <w:bCs/>
          <w:color w:val="000000"/>
          <w:sz w:val="28"/>
          <w:szCs w:val="28"/>
          <w:lang w:val="vi-VN"/>
        </w:rPr>
        <w:t>3</w:t>
      </w:r>
      <w:r w:rsidRPr="00414FB9">
        <w:rPr>
          <w:b/>
          <w:bCs/>
          <w:color w:val="000000"/>
          <w:sz w:val="28"/>
          <w:szCs w:val="28"/>
          <w:lang w:val="vi-VN"/>
        </w:rPr>
        <w:t>.</w:t>
      </w:r>
      <w:r w:rsidR="00A42E55" w:rsidRPr="00414FB9">
        <w:rPr>
          <w:color w:val="000000"/>
          <w:sz w:val="28"/>
          <w:szCs w:val="28"/>
          <w:lang w:val="vi-VN"/>
        </w:rPr>
        <w:t xml:space="preserve"> Quyết định</w:t>
      </w:r>
      <w:r w:rsidR="00F52978" w:rsidRPr="00414FB9">
        <w:rPr>
          <w:color w:val="000000"/>
          <w:sz w:val="28"/>
          <w:szCs w:val="28"/>
          <w:lang w:val="vi-VN"/>
        </w:rPr>
        <w:t xml:space="preserve"> này</w:t>
      </w:r>
      <w:r w:rsidR="00A42E55" w:rsidRPr="00414FB9">
        <w:rPr>
          <w:color w:val="000000"/>
          <w:sz w:val="28"/>
          <w:szCs w:val="28"/>
          <w:lang w:val="vi-VN"/>
        </w:rPr>
        <w:t xml:space="preserve"> có hiệu lực kể từ ngày </w:t>
      </w:r>
      <w:r w:rsidR="00D87192" w:rsidRPr="00414FB9">
        <w:rPr>
          <w:color w:val="000000"/>
          <w:sz w:val="28"/>
          <w:szCs w:val="28"/>
          <w:lang w:val="vi-VN"/>
        </w:rPr>
        <w:t>ký</w:t>
      </w:r>
      <w:r w:rsidR="009002F6" w:rsidRPr="00414FB9">
        <w:rPr>
          <w:color w:val="000000"/>
          <w:sz w:val="28"/>
          <w:szCs w:val="28"/>
          <w:lang w:val="vi-VN"/>
        </w:rPr>
        <w:t xml:space="preserve"> ban hành</w:t>
      </w:r>
      <w:r w:rsidR="00D87192" w:rsidRPr="00414FB9">
        <w:rPr>
          <w:color w:val="000000"/>
          <w:sz w:val="28"/>
          <w:szCs w:val="28"/>
          <w:lang w:val="vi-VN"/>
        </w:rPr>
        <w:t>.</w:t>
      </w:r>
      <w:r w:rsidR="003D5701" w:rsidRPr="00414FB9">
        <w:rPr>
          <w:color w:val="000000"/>
          <w:sz w:val="28"/>
          <w:szCs w:val="28"/>
          <w:lang w:val="vi-VN"/>
        </w:rPr>
        <w:t xml:space="preserve"> </w:t>
      </w:r>
    </w:p>
    <w:p w14:paraId="2D30A2FD" w14:textId="33C24CC9" w:rsidR="001E6DD3" w:rsidRPr="00414FB9" w:rsidRDefault="00BC23A2" w:rsidP="00F650C1">
      <w:pPr>
        <w:spacing w:before="120" w:line="264" w:lineRule="auto"/>
        <w:ind w:firstLine="706"/>
        <w:jc w:val="both"/>
        <w:rPr>
          <w:sz w:val="28"/>
          <w:szCs w:val="28"/>
          <w:lang w:val="vi-VN"/>
        </w:rPr>
      </w:pPr>
      <w:r w:rsidRPr="00414FB9">
        <w:rPr>
          <w:b/>
          <w:sz w:val="28"/>
          <w:szCs w:val="28"/>
          <w:lang w:val="vi-VN"/>
        </w:rPr>
        <w:t>Đ</w:t>
      </w:r>
      <w:r w:rsidR="00D62779" w:rsidRPr="00414FB9">
        <w:rPr>
          <w:b/>
          <w:sz w:val="28"/>
          <w:szCs w:val="28"/>
          <w:lang w:val="vi-VN"/>
        </w:rPr>
        <w:t xml:space="preserve">iều </w:t>
      </w:r>
      <w:r w:rsidR="00BC2DC3" w:rsidRPr="00414FB9">
        <w:rPr>
          <w:b/>
          <w:sz w:val="28"/>
          <w:szCs w:val="28"/>
          <w:lang w:val="vi-VN"/>
        </w:rPr>
        <w:t>4</w:t>
      </w:r>
      <w:r w:rsidR="004305BB" w:rsidRPr="00414FB9">
        <w:rPr>
          <w:b/>
          <w:sz w:val="28"/>
          <w:szCs w:val="28"/>
          <w:lang w:val="vi-VN"/>
        </w:rPr>
        <w:t>.</w:t>
      </w:r>
      <w:r w:rsidR="004305BB" w:rsidRPr="00414FB9">
        <w:rPr>
          <w:sz w:val="28"/>
          <w:szCs w:val="28"/>
          <w:lang w:val="vi-VN"/>
        </w:rPr>
        <w:t xml:space="preserve"> </w:t>
      </w:r>
      <w:r w:rsidR="001F7B40" w:rsidRPr="00414FB9">
        <w:rPr>
          <w:color w:val="000000"/>
          <w:sz w:val="28"/>
          <w:szCs w:val="28"/>
          <w:lang w:val="vi-VN"/>
        </w:rPr>
        <w:t xml:space="preserve">Chánh Văn phòng </w:t>
      </w:r>
      <w:r w:rsidR="005752C2" w:rsidRPr="00414FB9">
        <w:rPr>
          <w:color w:val="000000"/>
          <w:sz w:val="28"/>
          <w:szCs w:val="28"/>
          <w:lang w:val="vi-VN"/>
        </w:rPr>
        <w:t>Ủy ban nhân dân</w:t>
      </w:r>
      <w:r w:rsidR="001F7B40" w:rsidRPr="00414FB9">
        <w:rPr>
          <w:color w:val="000000"/>
          <w:sz w:val="28"/>
          <w:szCs w:val="28"/>
          <w:lang w:val="vi-VN"/>
        </w:rPr>
        <w:t xml:space="preserve"> </w:t>
      </w:r>
      <w:r w:rsidR="003D5701" w:rsidRPr="00414FB9">
        <w:rPr>
          <w:color w:val="000000"/>
          <w:sz w:val="28"/>
          <w:szCs w:val="28"/>
          <w:lang w:val="vi-VN"/>
        </w:rPr>
        <w:t>tỉnh</w:t>
      </w:r>
      <w:r w:rsidR="001F7B40" w:rsidRPr="00414FB9">
        <w:rPr>
          <w:color w:val="000000"/>
          <w:sz w:val="28"/>
          <w:szCs w:val="28"/>
          <w:lang w:val="vi-VN"/>
        </w:rPr>
        <w:t xml:space="preserve">, </w:t>
      </w:r>
      <w:r w:rsidR="00265419" w:rsidRPr="00414FB9">
        <w:rPr>
          <w:color w:val="000000"/>
          <w:sz w:val="28"/>
          <w:szCs w:val="28"/>
          <w:lang w:val="vi-VN"/>
        </w:rPr>
        <w:t>Giám đốc Sở Nội vụ</w:t>
      </w:r>
      <w:r w:rsidR="00CA4DC5" w:rsidRPr="00414FB9">
        <w:rPr>
          <w:color w:val="000000"/>
          <w:sz w:val="28"/>
          <w:szCs w:val="28"/>
          <w:lang w:val="vi-VN"/>
        </w:rPr>
        <w:t xml:space="preserve">, </w:t>
      </w:r>
      <w:r w:rsidR="005752C2" w:rsidRPr="00414FB9">
        <w:rPr>
          <w:color w:val="000000"/>
          <w:sz w:val="28"/>
          <w:szCs w:val="28"/>
          <w:lang w:val="vi-VN"/>
        </w:rPr>
        <w:t xml:space="preserve">Giám đốc Sở </w:t>
      </w:r>
      <w:r w:rsidR="00BE4479" w:rsidRPr="00414FB9">
        <w:rPr>
          <w:color w:val="000000"/>
          <w:sz w:val="28"/>
          <w:szCs w:val="28"/>
          <w:lang w:val="vi-VN"/>
        </w:rPr>
        <w:t xml:space="preserve">Xây dựng, </w:t>
      </w:r>
      <w:r w:rsidR="009002F6" w:rsidRPr="00414FB9">
        <w:rPr>
          <w:color w:val="000000"/>
          <w:sz w:val="28"/>
          <w:szCs w:val="28"/>
          <w:lang w:val="vi-VN"/>
        </w:rPr>
        <w:t xml:space="preserve">Giám đốc Sở </w:t>
      </w:r>
      <w:r w:rsidR="00BE4479" w:rsidRPr="00414FB9">
        <w:rPr>
          <w:color w:val="000000"/>
          <w:sz w:val="28"/>
          <w:szCs w:val="28"/>
          <w:lang w:val="vi-VN"/>
        </w:rPr>
        <w:t>Nông nghiệp và Môi trường</w:t>
      </w:r>
      <w:r w:rsidR="00C07014" w:rsidRPr="00414FB9">
        <w:rPr>
          <w:color w:val="000000"/>
          <w:sz w:val="28"/>
          <w:szCs w:val="28"/>
          <w:lang w:val="vi-VN"/>
        </w:rPr>
        <w:t xml:space="preserve">; </w:t>
      </w:r>
      <w:r w:rsidR="00265419" w:rsidRPr="00414FB9">
        <w:rPr>
          <w:color w:val="000000"/>
          <w:sz w:val="28"/>
          <w:szCs w:val="28"/>
          <w:lang w:val="vi-VN"/>
        </w:rPr>
        <w:t>Trưởng</w:t>
      </w:r>
      <w:r w:rsidR="00265419" w:rsidRPr="00414FB9">
        <w:rPr>
          <w:sz w:val="28"/>
          <w:szCs w:val="28"/>
          <w:lang w:val="vi-VN"/>
        </w:rPr>
        <w:t xml:space="preserve"> </w:t>
      </w:r>
      <w:r w:rsidR="00265419" w:rsidRPr="00414FB9">
        <w:rPr>
          <w:color w:val="000000"/>
          <w:sz w:val="28"/>
          <w:szCs w:val="28"/>
          <w:lang w:val="vi-VN"/>
        </w:rPr>
        <w:t xml:space="preserve">Ban Vận động thành lập </w:t>
      </w:r>
      <w:r w:rsidR="00BE4479" w:rsidRPr="00414FB9">
        <w:rPr>
          <w:color w:val="000000"/>
          <w:sz w:val="28"/>
          <w:szCs w:val="28"/>
          <w:lang w:val="vi-VN"/>
        </w:rPr>
        <w:t xml:space="preserve">Hiệp hội Bất động sản tỉnh Lâm Đồng </w:t>
      </w:r>
      <w:r w:rsidR="00265419" w:rsidRPr="00414FB9">
        <w:rPr>
          <w:color w:val="000000"/>
          <w:sz w:val="28"/>
          <w:szCs w:val="28"/>
          <w:lang w:val="vi-VN"/>
        </w:rPr>
        <w:t>và các ông (bà) có tên tại Điều 1</w:t>
      </w:r>
      <w:r w:rsidR="002B6D5E" w:rsidRPr="00414FB9">
        <w:rPr>
          <w:color w:val="000000"/>
          <w:sz w:val="28"/>
          <w:szCs w:val="28"/>
          <w:lang w:val="vi-VN"/>
        </w:rPr>
        <w:t xml:space="preserve"> </w:t>
      </w:r>
      <w:r w:rsidR="001F7B40" w:rsidRPr="00414FB9">
        <w:rPr>
          <w:color w:val="000000"/>
          <w:sz w:val="28"/>
          <w:szCs w:val="28"/>
          <w:lang w:val="vi-VN"/>
        </w:rPr>
        <w:t>chịu trách nhiệm thi hành Quyết định này</w:t>
      </w:r>
      <w:r w:rsidR="004305BB" w:rsidRPr="00414FB9">
        <w:rPr>
          <w:sz w:val="28"/>
          <w:szCs w:val="28"/>
          <w:lang w:val="vi-VN"/>
        </w:rPr>
        <w:t>./.</w:t>
      </w:r>
    </w:p>
    <w:tbl>
      <w:tblPr>
        <w:tblW w:w="918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8"/>
        <w:gridCol w:w="4662"/>
      </w:tblGrid>
      <w:tr w:rsidR="004305BB" w:rsidRPr="005F35C9" w14:paraId="3C296238" w14:textId="77777777" w:rsidTr="00FF1D0F"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BAC17" w14:textId="77777777" w:rsidR="005752C2" w:rsidRDefault="004305BB" w:rsidP="00BC2DC3">
            <w:pPr>
              <w:spacing w:before="120"/>
              <w:rPr>
                <w:sz w:val="22"/>
                <w:szCs w:val="22"/>
              </w:rPr>
            </w:pPr>
            <w:r w:rsidRPr="00290E9A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  <w:r w:rsidR="00F74756" w:rsidRPr="00290E9A">
              <w:rPr>
                <w:sz w:val="22"/>
                <w:szCs w:val="22"/>
                <w:lang w:val="vi-VN"/>
              </w:rPr>
              <w:t xml:space="preserve">    </w:t>
            </w:r>
          </w:p>
          <w:p w14:paraId="3DE99941" w14:textId="1F9ABD52" w:rsidR="00F74756" w:rsidRPr="005752C2" w:rsidRDefault="005752C2" w:rsidP="005752C2">
            <w:pPr>
              <w:rPr>
                <w:sz w:val="22"/>
                <w:szCs w:val="22"/>
              </w:rPr>
            </w:pPr>
            <w:r w:rsidRPr="00290E9A">
              <w:rPr>
                <w:sz w:val="22"/>
                <w:szCs w:val="22"/>
                <w:lang w:val="vi-VN"/>
              </w:rPr>
              <w:t>- Như Điều</w:t>
            </w:r>
            <w:r>
              <w:rPr>
                <w:sz w:val="22"/>
                <w:szCs w:val="22"/>
              </w:rPr>
              <w:t xml:space="preserve"> 4;</w:t>
            </w:r>
            <w:r w:rsidR="00F74756" w:rsidRPr="00290E9A">
              <w:rPr>
                <w:sz w:val="22"/>
                <w:szCs w:val="22"/>
                <w:lang w:val="vi-VN"/>
              </w:rPr>
              <w:t xml:space="preserve">                                                         </w:t>
            </w:r>
          </w:p>
          <w:p w14:paraId="45A9282E" w14:textId="7C0A4052" w:rsidR="009D6859" w:rsidRPr="00290E9A" w:rsidRDefault="003D5701" w:rsidP="003D5701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C</w:t>
            </w:r>
            <w:r w:rsidR="005752C2" w:rsidRPr="005752C2">
              <w:rPr>
                <w:sz w:val="22"/>
                <w:szCs w:val="22"/>
                <w:lang w:val="vi-VN"/>
              </w:rPr>
              <w:t>hủ tịch</w:t>
            </w:r>
            <w:r w:rsidRPr="00290E9A">
              <w:rPr>
                <w:sz w:val="22"/>
                <w:szCs w:val="22"/>
                <w:lang w:val="vi-VN"/>
              </w:rPr>
              <w:t xml:space="preserve">, PCT </w:t>
            </w:r>
            <w:r w:rsidR="003D4774" w:rsidRPr="00355CA5">
              <w:rPr>
                <w:sz w:val="22"/>
                <w:szCs w:val="22"/>
                <w:lang w:val="vi-VN"/>
              </w:rPr>
              <w:t xml:space="preserve">UBND </w:t>
            </w:r>
            <w:r w:rsidRPr="00290E9A">
              <w:rPr>
                <w:sz w:val="22"/>
                <w:szCs w:val="22"/>
                <w:lang w:val="vi-VN"/>
              </w:rPr>
              <w:t>tỉnh</w:t>
            </w:r>
            <w:r w:rsidR="005752C2" w:rsidRPr="005752C2">
              <w:rPr>
                <w:sz w:val="22"/>
                <w:szCs w:val="22"/>
                <w:lang w:val="vi-VN"/>
              </w:rPr>
              <w:t xml:space="preserve"> (Đ/c Tuấn)</w:t>
            </w:r>
            <w:r w:rsidRPr="00290E9A">
              <w:rPr>
                <w:sz w:val="22"/>
                <w:szCs w:val="22"/>
                <w:lang w:val="vi-VN"/>
              </w:rPr>
              <w:t>;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</w:p>
          <w:p w14:paraId="4E58842F" w14:textId="0D2AC75F" w:rsidR="004305BB" w:rsidRPr="005752C2" w:rsidRDefault="00F74756" w:rsidP="003D5701">
            <w:pPr>
              <w:rPr>
                <w:sz w:val="22"/>
                <w:szCs w:val="22"/>
                <w:vertAlign w:val="subscript"/>
              </w:rPr>
            </w:pPr>
            <w:r w:rsidRPr="00F74756">
              <w:rPr>
                <w:sz w:val="22"/>
                <w:szCs w:val="22"/>
              </w:rPr>
              <w:t xml:space="preserve">- Lưu: VT, </w:t>
            </w:r>
            <w:r w:rsidR="002B6B26">
              <w:rPr>
                <w:sz w:val="22"/>
                <w:szCs w:val="22"/>
              </w:rPr>
              <w:t>NC</w:t>
            </w:r>
            <w:r w:rsidR="003D5701">
              <w:rPr>
                <w:sz w:val="22"/>
                <w:szCs w:val="22"/>
              </w:rPr>
              <w:t>.</w:t>
            </w:r>
            <w:r w:rsidR="005752C2">
              <w:rPr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3DE4F" w14:textId="15655E0A" w:rsidR="004305BB" w:rsidRPr="005F35C9" w:rsidRDefault="00F650C1" w:rsidP="00265419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KT. </w:t>
            </w:r>
            <w:r w:rsidR="00772852">
              <w:rPr>
                <w:b/>
                <w:bCs/>
                <w:sz w:val="28"/>
                <w:szCs w:val="28"/>
              </w:rPr>
              <w:t>CHỦ TỊCH</w:t>
            </w:r>
          </w:p>
          <w:p w14:paraId="3F04515E" w14:textId="55DE9BC0" w:rsidR="00DF0FE5" w:rsidRPr="00F650C1" w:rsidRDefault="00F650C1" w:rsidP="000A3EFA">
            <w:pPr>
              <w:jc w:val="center"/>
              <w:rPr>
                <w:b/>
                <w:bCs/>
                <w:sz w:val="28"/>
                <w:szCs w:val="28"/>
              </w:rPr>
            </w:pPr>
            <w:r w:rsidRPr="00F650C1">
              <w:rPr>
                <w:b/>
                <w:bCs/>
                <w:sz w:val="28"/>
                <w:szCs w:val="28"/>
              </w:rPr>
              <w:t>PHÓ CHỦ TỊCH</w:t>
            </w:r>
          </w:p>
          <w:p w14:paraId="23B266BB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0E1BD6C6" w14:textId="77777777" w:rsidR="00DF0FE5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24B65695" w14:textId="77777777" w:rsidR="00414FB9" w:rsidRDefault="00414FB9" w:rsidP="000A3EFA">
            <w:pPr>
              <w:jc w:val="center"/>
              <w:rPr>
                <w:sz w:val="28"/>
                <w:szCs w:val="28"/>
              </w:rPr>
            </w:pPr>
          </w:p>
          <w:p w14:paraId="4854F187" w14:textId="77777777" w:rsidR="00414FB9" w:rsidRDefault="00414FB9" w:rsidP="000A3EFA">
            <w:pPr>
              <w:jc w:val="center"/>
              <w:rPr>
                <w:sz w:val="28"/>
                <w:szCs w:val="28"/>
              </w:rPr>
            </w:pPr>
          </w:p>
          <w:p w14:paraId="5D0B1E4E" w14:textId="77777777" w:rsidR="00DF0FE5" w:rsidRPr="006378F9" w:rsidRDefault="00DF0FE5" w:rsidP="006378F9">
            <w:pPr>
              <w:rPr>
                <w:sz w:val="36"/>
                <w:szCs w:val="36"/>
                <w:lang w:val="vi-VN"/>
              </w:rPr>
            </w:pPr>
          </w:p>
          <w:p w14:paraId="0E966EE8" w14:textId="4F28B286" w:rsidR="00DF0FE5" w:rsidRPr="001975EE" w:rsidRDefault="00F650C1" w:rsidP="001975E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Đinh Văn Tuấn</w:t>
            </w:r>
          </w:p>
        </w:tc>
      </w:tr>
    </w:tbl>
    <w:p w14:paraId="584CBA57" w14:textId="77777777" w:rsidR="00566503" w:rsidRDefault="00566503">
      <w:pPr>
        <w:spacing w:after="100"/>
        <w:jc w:val="center"/>
        <w:rPr>
          <w:ins w:id="0" w:author="Trương Hải Châu" w:date="2026-04-22T06:13:00Z" w16du:dateUtc="2026-04-21T23:13:00Z"/>
          <w:b/>
          <w:bCs/>
          <w:sz w:val="32"/>
          <w:szCs w:val="32"/>
        </w:rPr>
        <w:sectPr w:rsidR="00566503" w:rsidSect="0045138A">
          <w:headerReference w:type="default" r:id="rId7"/>
          <w:footerReference w:type="default" r:id="rId8"/>
          <w:pgSz w:w="11907" w:h="16840" w:code="9"/>
          <w:pgMar w:top="1134" w:right="1134" w:bottom="851" w:left="1701" w:header="561" w:footer="561" w:gutter="0"/>
          <w:pgNumType w:start="1"/>
          <w:cols w:space="720"/>
          <w:titlePg/>
          <w:docGrid w:linePitch="360"/>
        </w:sectPr>
      </w:pPr>
    </w:p>
    <w:p w14:paraId="22DAA17D" w14:textId="42681F7C" w:rsidR="00566503" w:rsidRPr="00E40C5D" w:rsidRDefault="00566503">
      <w:pPr>
        <w:spacing w:after="100"/>
        <w:jc w:val="center"/>
        <w:rPr>
          <w:sz w:val="28"/>
          <w:szCs w:val="28"/>
        </w:rPr>
      </w:pPr>
      <w:r w:rsidRPr="00E40C5D">
        <w:rPr>
          <w:b/>
          <w:bCs/>
          <w:sz w:val="28"/>
          <w:szCs w:val="28"/>
        </w:rPr>
        <w:lastRenderedPageBreak/>
        <w:t>DANH SÁCH TRÍCH NGANG</w:t>
      </w:r>
    </w:p>
    <w:p w14:paraId="3871FE78" w14:textId="77777777" w:rsidR="00566503" w:rsidRPr="00E40C5D" w:rsidRDefault="00566503" w:rsidP="00E90939">
      <w:pPr>
        <w:spacing w:after="100"/>
        <w:jc w:val="center"/>
        <w:rPr>
          <w:b/>
          <w:bCs/>
          <w:sz w:val="28"/>
          <w:szCs w:val="28"/>
        </w:rPr>
      </w:pPr>
      <w:r w:rsidRPr="00E40C5D">
        <w:rPr>
          <w:b/>
          <w:bCs/>
          <w:sz w:val="28"/>
          <w:szCs w:val="28"/>
        </w:rPr>
        <w:t>BAN VẬN ĐỘNG THÀNH LẬP HIỆP HỘI BẤT ĐỘNG SẢN TỈNH LÂM ĐỒNG</w:t>
      </w:r>
    </w:p>
    <w:p w14:paraId="083C1511" w14:textId="76F1B9D0" w:rsidR="00566503" w:rsidRPr="00E40C5D" w:rsidRDefault="00566503" w:rsidP="00E90939">
      <w:pPr>
        <w:spacing w:after="100"/>
        <w:jc w:val="center"/>
        <w:rPr>
          <w:i/>
          <w:sz w:val="28"/>
          <w:szCs w:val="28"/>
          <w:lang w:val="vi-VN"/>
        </w:rPr>
      </w:pPr>
      <w:r w:rsidRPr="00E40C5D">
        <w:rPr>
          <w:bCs/>
          <w:i/>
          <w:sz w:val="28"/>
          <w:szCs w:val="28"/>
        </w:rPr>
        <w:t xml:space="preserve">(Kèm theo Quyết định số   </w:t>
      </w:r>
      <w:r w:rsidR="00D3753E">
        <w:rPr>
          <w:bCs/>
          <w:i/>
          <w:sz w:val="28"/>
          <w:szCs w:val="28"/>
        </w:rPr>
        <w:t xml:space="preserve">   </w:t>
      </w:r>
      <w:r w:rsidRPr="00E40C5D">
        <w:rPr>
          <w:bCs/>
          <w:i/>
          <w:sz w:val="28"/>
          <w:szCs w:val="28"/>
        </w:rPr>
        <w:t xml:space="preserve"> </w:t>
      </w:r>
      <w:r w:rsidR="001D0CE9">
        <w:rPr>
          <w:bCs/>
          <w:i/>
          <w:sz w:val="28"/>
          <w:szCs w:val="28"/>
        </w:rPr>
        <w:t xml:space="preserve">  </w:t>
      </w:r>
      <w:r w:rsidRPr="00E40C5D">
        <w:rPr>
          <w:bCs/>
          <w:i/>
          <w:sz w:val="28"/>
          <w:szCs w:val="28"/>
        </w:rPr>
        <w:t xml:space="preserve"> /QĐ-UBND ngày</w:t>
      </w:r>
      <w:r w:rsidR="001D0CE9">
        <w:rPr>
          <w:bCs/>
          <w:i/>
          <w:sz w:val="28"/>
          <w:szCs w:val="28"/>
        </w:rPr>
        <w:t xml:space="preserve">      tháng 4 năm </w:t>
      </w:r>
      <w:r w:rsidRPr="00E40C5D">
        <w:rPr>
          <w:bCs/>
          <w:i/>
          <w:sz w:val="28"/>
          <w:szCs w:val="28"/>
        </w:rPr>
        <w:t>2026 của Chủ tịch UBND tỉnh Lâm Đồng)</w:t>
      </w:r>
    </w:p>
    <w:p w14:paraId="0400EDFE" w14:textId="77777777" w:rsidR="00566503" w:rsidRPr="00E40C5D" w:rsidRDefault="00566503" w:rsidP="00E90939">
      <w:pPr>
        <w:spacing w:after="100"/>
        <w:jc w:val="center"/>
        <w:rPr>
          <w:sz w:val="28"/>
          <w:szCs w:val="28"/>
          <w:lang w:val="vi-VN"/>
        </w:rPr>
      </w:pPr>
    </w:p>
    <w:p w14:paraId="32B6E152" w14:textId="77777777" w:rsidR="00566503" w:rsidRPr="00E40C5D" w:rsidRDefault="00566503" w:rsidP="00E90939">
      <w:pPr>
        <w:spacing w:after="100"/>
        <w:jc w:val="center"/>
        <w:rPr>
          <w:sz w:val="28"/>
          <w:szCs w:val="28"/>
          <w:lang w:val="vi-VN"/>
        </w:rPr>
      </w:pPr>
    </w:p>
    <w:tbl>
      <w:tblPr>
        <w:tblW w:w="154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"/>
        <w:gridCol w:w="2517"/>
        <w:gridCol w:w="1436"/>
        <w:gridCol w:w="1379"/>
        <w:gridCol w:w="861"/>
        <w:gridCol w:w="1378"/>
        <w:gridCol w:w="2388"/>
        <w:gridCol w:w="1077"/>
        <w:gridCol w:w="2131"/>
        <w:gridCol w:w="1560"/>
      </w:tblGrid>
      <w:tr w:rsidR="00566503" w:rsidRPr="00E40C5D" w14:paraId="75BA940B" w14:textId="77777777" w:rsidTr="00CA23E8">
        <w:trPr>
          <w:tblHeader/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EDB89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8DAF4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b/>
                <w:bCs/>
                <w:sz w:val="28"/>
                <w:szCs w:val="28"/>
              </w:rPr>
              <w:t>Họ và tên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4A7B7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b/>
                <w:bCs/>
                <w:sz w:val="28"/>
                <w:szCs w:val="28"/>
              </w:rPr>
              <w:t>Ngày, tháng, năm sinh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318F5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b/>
                <w:bCs/>
                <w:sz w:val="28"/>
                <w:szCs w:val="28"/>
              </w:rPr>
              <w:t>Quê quán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1440D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b/>
                <w:bCs/>
                <w:sz w:val="28"/>
                <w:szCs w:val="28"/>
              </w:rPr>
              <w:t>Trình độ văn hóa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C606B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b/>
                <w:bCs/>
                <w:sz w:val="28"/>
                <w:szCs w:val="28"/>
              </w:rPr>
              <w:t>Trình độ chuyên môn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BBD76" w14:textId="77777777" w:rsidR="00566503" w:rsidRPr="00E40C5D" w:rsidRDefault="00566503" w:rsidP="00242AFE">
            <w:pPr>
              <w:spacing w:before="20" w:after="20"/>
              <w:jc w:val="center"/>
              <w:rPr>
                <w:b/>
                <w:bCs/>
                <w:sz w:val="28"/>
                <w:szCs w:val="28"/>
              </w:rPr>
            </w:pPr>
            <w:r w:rsidRPr="00E40C5D">
              <w:rPr>
                <w:b/>
                <w:bCs/>
                <w:sz w:val="28"/>
                <w:szCs w:val="28"/>
              </w:rPr>
              <w:t xml:space="preserve">Chức vụ, đơn vị </w:t>
            </w:r>
          </w:p>
          <w:p w14:paraId="6A305AD7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b/>
                <w:bCs/>
                <w:sz w:val="28"/>
                <w:szCs w:val="28"/>
              </w:rPr>
              <w:t>công tác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9D76D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b/>
                <w:bCs/>
                <w:sz w:val="28"/>
                <w:szCs w:val="28"/>
              </w:rPr>
              <w:t>Chức danh trong ban vận động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A4AF6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b/>
                <w:bCs/>
                <w:sz w:val="28"/>
                <w:szCs w:val="28"/>
              </w:rPr>
              <w:t>Địa chỉ thường trú hoặc tạm trú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A9B75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b/>
                <w:bCs/>
                <w:sz w:val="28"/>
                <w:szCs w:val="28"/>
              </w:rPr>
              <w:t>Số điện thoại liên hệ</w:t>
            </w:r>
          </w:p>
        </w:tc>
      </w:tr>
      <w:tr w:rsidR="00566503" w:rsidRPr="00E40C5D" w14:paraId="602D567E" w14:textId="77777777" w:rsidTr="00CA23E8">
        <w:trPr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E6136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1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407CB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Võ Thị Khiết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BD2E9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30/07/1962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6F828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Thành phố Huế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AE342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12/12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D34D1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Thạc sĩ Quản trị Kinh doanh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0079A" w14:textId="77777777" w:rsidR="00566503" w:rsidRPr="00E40C5D" w:rsidRDefault="00566503" w:rsidP="00BC001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Nguyên Phó Giám đốc Sở Nội Vụ tỉnh Lâm Đồng; Uỷ viên BCH Hiệp hội Bất động sản Việt Nam; Phó Tổng Cố Vấn Công ty Tập đoàn BĐS Liên Minh Đà Lạt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E051F9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Trưởng ban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58BAF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226/27 Phan Đình Phùng, phường Xuân Hương - Đà Lạt, tỉnh Lâm Đồng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C8454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0918007427</w:t>
            </w:r>
          </w:p>
        </w:tc>
      </w:tr>
      <w:tr w:rsidR="00566503" w:rsidRPr="00E40C5D" w14:paraId="5B5F61CF" w14:textId="77777777" w:rsidTr="00CA23E8">
        <w:trPr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C00A8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2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2018D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Lê Thị Thắm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253DE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10/10/1991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836BA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Hà Tĩnh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8578F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12/12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13E88F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Thạc sĩ Quản lý Kinh tế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D8719" w14:textId="77777777" w:rsidR="00566503" w:rsidRPr="00E40C5D" w:rsidRDefault="00566503" w:rsidP="00BC001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 xml:space="preserve">Giám đốc Công ty CPĐT PT Tâm Real chi nhánh Lâm Đồng; Trưởng </w:t>
            </w:r>
            <w:r w:rsidRPr="00E40C5D">
              <w:rPr>
                <w:sz w:val="28"/>
                <w:szCs w:val="28"/>
              </w:rPr>
              <w:lastRenderedPageBreak/>
              <w:t>ban điều hành VARS Lâm Đồng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4990F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lastRenderedPageBreak/>
              <w:t>Phó Trưởng ban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0992A" w14:textId="77777777" w:rsidR="00566503" w:rsidRPr="00E40C5D" w:rsidRDefault="00566503" w:rsidP="00BC001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 xml:space="preserve">Căn A102, tầng 1, khối A, Chung cư Ngô Quyền, phường Cam Ly </w:t>
            </w:r>
            <w:r w:rsidRPr="00E40C5D">
              <w:rPr>
                <w:sz w:val="28"/>
                <w:szCs w:val="28"/>
              </w:rPr>
              <w:lastRenderedPageBreak/>
              <w:t>- Đà Lạt, tỉnh Lâm Đồng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08307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lastRenderedPageBreak/>
              <w:t>0908661091</w:t>
            </w:r>
          </w:p>
        </w:tc>
      </w:tr>
      <w:tr w:rsidR="00566503" w:rsidRPr="00E40C5D" w14:paraId="39422C71" w14:textId="77777777" w:rsidTr="00CA23E8">
        <w:trPr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819DD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3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5210F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Nguyễn Phương</w:t>
            </w:r>
          </w:p>
          <w:p w14:paraId="6B11F3F8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Đại Nghĩa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961CA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06/02/1983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93D0E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An Giang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7FE2D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12/12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EF81C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Thạc sĩ Luật, CN Quản trị Kinh doanh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13C70" w14:textId="77777777" w:rsidR="00566503" w:rsidRPr="00E40C5D" w:rsidRDefault="00566503" w:rsidP="00BC001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Luật sư điều hành Công ty Luật Đại Nghĩa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86E9A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Ủy viên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7E296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11A Trần Lê, phường Xuân Hương - Đà Lạt, tỉnh Lâm Đồng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C69C3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0908946892</w:t>
            </w:r>
          </w:p>
        </w:tc>
      </w:tr>
      <w:tr w:rsidR="00566503" w:rsidRPr="00E40C5D" w14:paraId="3D467B69" w14:textId="77777777" w:rsidTr="00CA23E8">
        <w:trPr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FB348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4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DAEE5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Trần Nhật Tân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B4395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18/06/1982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4C9468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Ninh Bình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62097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12/12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D0D49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Cử nhân Tài chính Ngân hàng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3677D" w14:textId="77777777" w:rsidR="00566503" w:rsidRPr="00E40C5D" w:rsidRDefault="00566503" w:rsidP="00BC001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Giám đốc Ngân hàng MB chi nhánh Lâm Đồng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5E233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Ủy viên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3BCC8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P302 lô B Chung cư Yersin, phường Lâm Viên - Đà Lạt, tỉnh Lâm Đồng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E210A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0975856677</w:t>
            </w:r>
          </w:p>
        </w:tc>
      </w:tr>
      <w:tr w:rsidR="00566503" w:rsidRPr="00E40C5D" w14:paraId="5A7E7732" w14:textId="77777777" w:rsidTr="00CA23E8">
        <w:trPr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951DF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5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6B2FA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Nguyễn Tiến Thoại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CE7ED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16/09/1983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A5767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Lâm Đồng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7B7E7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12/12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6D636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Kỹ sư Nông nghiệp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49F6C" w14:textId="77777777" w:rsidR="00566503" w:rsidRPr="00E40C5D" w:rsidRDefault="00566503" w:rsidP="00BC001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Phó Giám đốc - Công ty Smartland Đà Lạt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4C8D9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Ủy viên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A2C22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22/3 Trần Khánh Dư, phường Lâm Viên - Đà Lạt, tỉnh Lâm Đồng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C0592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0937580555</w:t>
            </w:r>
          </w:p>
        </w:tc>
      </w:tr>
      <w:tr w:rsidR="00566503" w:rsidRPr="00E40C5D" w14:paraId="58FA024E" w14:textId="77777777" w:rsidTr="00CA23E8">
        <w:trPr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FAC1B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6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A53B6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Nguyễn Thị Ngọc Điệp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A4708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11/12/1976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3D68C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Thanh Hóa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A8E21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12/12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B5697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Cử nhân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5A716" w14:textId="77777777" w:rsidR="00566503" w:rsidRPr="00E40C5D" w:rsidRDefault="00566503" w:rsidP="00BC001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Giám đốc Công ty TNHH MTV Ngọc Điệp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B7D4BA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Ủy viên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8C653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 xml:space="preserve">108 Trần Quý Cáp, phường </w:t>
            </w:r>
            <w:r w:rsidRPr="00E40C5D">
              <w:rPr>
                <w:sz w:val="28"/>
                <w:szCs w:val="28"/>
              </w:rPr>
              <w:lastRenderedPageBreak/>
              <w:t>Tiến Thành, tỉnh Lâm Đồng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D476D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lastRenderedPageBreak/>
              <w:t>0914533118</w:t>
            </w:r>
          </w:p>
        </w:tc>
      </w:tr>
      <w:tr w:rsidR="00566503" w:rsidRPr="00E40C5D" w14:paraId="224ECFB9" w14:textId="77777777" w:rsidTr="00CA23E8">
        <w:trPr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73EC9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7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04D56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Trần Văn Tuyên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38514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20/10/1973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529E2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Thanh Hóa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47FDF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12/12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A4D67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Cử nhân Luật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283585" w14:textId="77777777" w:rsidR="00566503" w:rsidRPr="00E40C5D" w:rsidRDefault="00566503" w:rsidP="00BC001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Chủ tịch Hội đồng quản trị kiêm Tổng Giám đốc  Công ty CP Phát triển Du lịch Hòn Rơm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A05A2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Ủy viên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6FB48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Thôn 2, xã Hàm Liêm, tỉnh Lâm Đồng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2D47E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0868818868</w:t>
            </w:r>
          </w:p>
        </w:tc>
      </w:tr>
      <w:tr w:rsidR="00566503" w:rsidRPr="00E40C5D" w14:paraId="76C11944" w14:textId="77777777" w:rsidTr="00CA23E8">
        <w:trPr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3C00D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8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B9661" w14:textId="77777777" w:rsidR="00566503" w:rsidRPr="00E40C5D" w:rsidRDefault="00566503" w:rsidP="00BC001A">
            <w:pPr>
              <w:spacing w:before="20" w:after="20"/>
              <w:jc w:val="center"/>
              <w:rPr>
                <w:sz w:val="28"/>
                <w:szCs w:val="28"/>
                <w:lang w:val="vi-VN"/>
              </w:rPr>
            </w:pPr>
            <w:r w:rsidRPr="00E40C5D">
              <w:rPr>
                <w:sz w:val="28"/>
                <w:szCs w:val="28"/>
              </w:rPr>
              <w:t>Lê Thị Như Ý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4D10A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29/04/1978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4699D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Quảng Ngãi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484F9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12/12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E359A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Cử nhân Marketing Thương mại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5B130F" w14:textId="77777777" w:rsidR="00566503" w:rsidRPr="00E40C5D" w:rsidRDefault="00566503" w:rsidP="00BC001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Giám đốc Công ty TNHH SX TM DV Nội Thất Như Ý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7168B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Ủy viên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8A225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255-257 Võ Văn Kiệt, phường Phú Thủy, tỉnh Lâm Đồng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14280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0913173825</w:t>
            </w:r>
          </w:p>
        </w:tc>
      </w:tr>
      <w:tr w:rsidR="00566503" w:rsidRPr="00E40C5D" w14:paraId="26062BC6" w14:textId="77777777" w:rsidTr="00CA23E8">
        <w:trPr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32DB4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9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D30B9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Phan Anh Tuấn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31D58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02/11/1980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9A7A3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Thanh Hóa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20FCEB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12/12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3A201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Cử nhân Tài chính Kế toán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AEA02" w14:textId="77777777" w:rsidR="00566503" w:rsidRPr="00E40C5D" w:rsidRDefault="00566503" w:rsidP="00BC001A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Phó Giám đốc - Ngân hàng VP Bank chi nhánh Đà Lạt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05346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Ủy viên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78AB5" w14:textId="77777777" w:rsidR="00566503" w:rsidRPr="00E40C5D" w:rsidRDefault="00566503" w:rsidP="00242AF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145 Cổ Loa, Phường Xuân Hương - Đà Lạt, tỉnh Lâm Đồng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11959" w14:textId="77777777" w:rsidR="00566503" w:rsidRPr="00E40C5D" w:rsidRDefault="00566503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E40C5D">
              <w:rPr>
                <w:sz w:val="28"/>
                <w:szCs w:val="28"/>
              </w:rPr>
              <w:t>0903727473</w:t>
            </w:r>
          </w:p>
        </w:tc>
      </w:tr>
    </w:tbl>
    <w:p w14:paraId="55CA067F" w14:textId="77777777" w:rsidR="00566503" w:rsidRDefault="00566503"/>
    <w:p w14:paraId="1AA9D111" w14:textId="77777777" w:rsidR="00EA3ED4" w:rsidRDefault="00EA3ED4" w:rsidP="00BC2DC3">
      <w:pPr>
        <w:widowControl w:val="0"/>
        <w:spacing w:before="120"/>
        <w:rPr>
          <w:b/>
          <w:sz w:val="16"/>
          <w:szCs w:val="16"/>
        </w:rPr>
      </w:pPr>
    </w:p>
    <w:sectPr w:rsidR="00EA3ED4" w:rsidSect="00566503">
      <w:pgSz w:w="16840" w:h="11907" w:orient="landscape" w:code="9"/>
      <w:pgMar w:top="1701" w:right="1134" w:bottom="1134" w:left="851" w:header="561" w:footer="561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BD908" w14:textId="77777777" w:rsidR="008613E7" w:rsidRDefault="008613E7" w:rsidP="00B801C4">
      <w:r>
        <w:separator/>
      </w:r>
    </w:p>
  </w:endnote>
  <w:endnote w:type="continuationSeparator" w:id="0">
    <w:p w14:paraId="76225974" w14:textId="77777777" w:rsidR="008613E7" w:rsidRDefault="008613E7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2D63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BCB28" w14:textId="77777777" w:rsidR="008613E7" w:rsidRDefault="008613E7" w:rsidP="00B801C4">
      <w:r>
        <w:separator/>
      </w:r>
    </w:p>
  </w:footnote>
  <w:footnote w:type="continuationSeparator" w:id="0">
    <w:p w14:paraId="6A175D3A" w14:textId="77777777" w:rsidR="008613E7" w:rsidRDefault="008613E7" w:rsidP="00B80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D49DA" w14:textId="77777777" w:rsidR="0056378D" w:rsidRPr="00DB5C56" w:rsidRDefault="0056378D" w:rsidP="00DF0FE5">
    <w:pPr>
      <w:pStyle w:val="Header"/>
      <w:jc w:val="center"/>
      <w:rPr>
        <w:sz w:val="24"/>
        <w:szCs w:val="24"/>
      </w:rPr>
    </w:pPr>
    <w:r w:rsidRPr="00DB5C56">
      <w:rPr>
        <w:sz w:val="24"/>
        <w:szCs w:val="24"/>
      </w:rPr>
      <w:fldChar w:fldCharType="begin"/>
    </w:r>
    <w:r w:rsidRPr="00DB5C56">
      <w:rPr>
        <w:sz w:val="24"/>
        <w:szCs w:val="24"/>
      </w:rPr>
      <w:instrText xml:space="preserve"> PAGE   \* MERGEFORMAT </w:instrText>
    </w:r>
    <w:r w:rsidRPr="00DB5C56">
      <w:rPr>
        <w:sz w:val="24"/>
        <w:szCs w:val="24"/>
      </w:rPr>
      <w:fldChar w:fldCharType="separate"/>
    </w:r>
    <w:r w:rsidR="00F22EC0">
      <w:rPr>
        <w:noProof/>
        <w:sz w:val="24"/>
        <w:szCs w:val="24"/>
      </w:rPr>
      <w:t>2</w:t>
    </w:r>
    <w:r w:rsidRPr="00DB5C56">
      <w:rPr>
        <w:noProof/>
        <w:sz w:val="24"/>
        <w:szCs w:val="24"/>
      </w:rPr>
      <w:fldChar w:fldCharType="end"/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ương Hải Châu">
    <w15:presenceInfo w15:providerId="Windows Live" w15:userId="214d2943e013068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20637"/>
    <w:rsid w:val="0002173B"/>
    <w:rsid w:val="0003098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3"/>
    <w:rsid w:val="00056F42"/>
    <w:rsid w:val="00063E8E"/>
    <w:rsid w:val="000728D4"/>
    <w:rsid w:val="0007683A"/>
    <w:rsid w:val="00081888"/>
    <w:rsid w:val="000832B1"/>
    <w:rsid w:val="000853D8"/>
    <w:rsid w:val="00085781"/>
    <w:rsid w:val="0009299D"/>
    <w:rsid w:val="0009337A"/>
    <w:rsid w:val="000948C4"/>
    <w:rsid w:val="000A000D"/>
    <w:rsid w:val="000A0DAD"/>
    <w:rsid w:val="000A3EFA"/>
    <w:rsid w:val="000A3F7F"/>
    <w:rsid w:val="000A67C1"/>
    <w:rsid w:val="000B6CC9"/>
    <w:rsid w:val="000C202C"/>
    <w:rsid w:val="000C3B68"/>
    <w:rsid w:val="000C5E64"/>
    <w:rsid w:val="000D4F75"/>
    <w:rsid w:val="000D55CB"/>
    <w:rsid w:val="000E4C2F"/>
    <w:rsid w:val="000E681C"/>
    <w:rsid w:val="000F70BB"/>
    <w:rsid w:val="000F7534"/>
    <w:rsid w:val="000F7E2B"/>
    <w:rsid w:val="00105391"/>
    <w:rsid w:val="00111542"/>
    <w:rsid w:val="00112C8C"/>
    <w:rsid w:val="00125116"/>
    <w:rsid w:val="00125F54"/>
    <w:rsid w:val="001327A6"/>
    <w:rsid w:val="001339B5"/>
    <w:rsid w:val="00134A27"/>
    <w:rsid w:val="0013516F"/>
    <w:rsid w:val="001379DB"/>
    <w:rsid w:val="0014114B"/>
    <w:rsid w:val="00142004"/>
    <w:rsid w:val="001442D7"/>
    <w:rsid w:val="001456C4"/>
    <w:rsid w:val="001468FD"/>
    <w:rsid w:val="00160352"/>
    <w:rsid w:val="001637DC"/>
    <w:rsid w:val="0016451B"/>
    <w:rsid w:val="001758FC"/>
    <w:rsid w:val="00181C60"/>
    <w:rsid w:val="00182C8E"/>
    <w:rsid w:val="001975EE"/>
    <w:rsid w:val="001A4482"/>
    <w:rsid w:val="001A6764"/>
    <w:rsid w:val="001A6F4D"/>
    <w:rsid w:val="001B4ED6"/>
    <w:rsid w:val="001C30A2"/>
    <w:rsid w:val="001C6072"/>
    <w:rsid w:val="001C6F27"/>
    <w:rsid w:val="001C7655"/>
    <w:rsid w:val="001C7671"/>
    <w:rsid w:val="001C7B78"/>
    <w:rsid w:val="001D0CE9"/>
    <w:rsid w:val="001D2AE8"/>
    <w:rsid w:val="001D5899"/>
    <w:rsid w:val="001E2516"/>
    <w:rsid w:val="001E2A40"/>
    <w:rsid w:val="001E6DD3"/>
    <w:rsid w:val="001F1B14"/>
    <w:rsid w:val="001F577C"/>
    <w:rsid w:val="001F6919"/>
    <w:rsid w:val="001F7B40"/>
    <w:rsid w:val="00204C21"/>
    <w:rsid w:val="0020779A"/>
    <w:rsid w:val="00214791"/>
    <w:rsid w:val="00215F34"/>
    <w:rsid w:val="00216464"/>
    <w:rsid w:val="00217CF8"/>
    <w:rsid w:val="0022386F"/>
    <w:rsid w:val="00223F0F"/>
    <w:rsid w:val="00225154"/>
    <w:rsid w:val="0023218A"/>
    <w:rsid w:val="00243756"/>
    <w:rsid w:val="00246D14"/>
    <w:rsid w:val="002475EB"/>
    <w:rsid w:val="00250C1D"/>
    <w:rsid w:val="002535CA"/>
    <w:rsid w:val="0025783B"/>
    <w:rsid w:val="00261CE8"/>
    <w:rsid w:val="00265419"/>
    <w:rsid w:val="00266A88"/>
    <w:rsid w:val="002722DC"/>
    <w:rsid w:val="00280E0A"/>
    <w:rsid w:val="002810F1"/>
    <w:rsid w:val="00282890"/>
    <w:rsid w:val="0028405D"/>
    <w:rsid w:val="00285917"/>
    <w:rsid w:val="00290E9A"/>
    <w:rsid w:val="00293DE7"/>
    <w:rsid w:val="002955CE"/>
    <w:rsid w:val="0029627C"/>
    <w:rsid w:val="002A2566"/>
    <w:rsid w:val="002A350E"/>
    <w:rsid w:val="002A407B"/>
    <w:rsid w:val="002B3B4F"/>
    <w:rsid w:val="002B4460"/>
    <w:rsid w:val="002B6B26"/>
    <w:rsid w:val="002B6D5E"/>
    <w:rsid w:val="002B703F"/>
    <w:rsid w:val="002B750D"/>
    <w:rsid w:val="002C043F"/>
    <w:rsid w:val="002C0758"/>
    <w:rsid w:val="002C5408"/>
    <w:rsid w:val="002C5E69"/>
    <w:rsid w:val="002C6A18"/>
    <w:rsid w:val="002D1324"/>
    <w:rsid w:val="002D566E"/>
    <w:rsid w:val="002E3E03"/>
    <w:rsid w:val="002F2E81"/>
    <w:rsid w:val="002F54DC"/>
    <w:rsid w:val="002F65CF"/>
    <w:rsid w:val="002F7A6E"/>
    <w:rsid w:val="00301B27"/>
    <w:rsid w:val="003056A7"/>
    <w:rsid w:val="0031098C"/>
    <w:rsid w:val="00310B28"/>
    <w:rsid w:val="00310D45"/>
    <w:rsid w:val="003115CA"/>
    <w:rsid w:val="00314C6F"/>
    <w:rsid w:val="003248FC"/>
    <w:rsid w:val="00337434"/>
    <w:rsid w:val="00340C60"/>
    <w:rsid w:val="003426F0"/>
    <w:rsid w:val="00343219"/>
    <w:rsid w:val="00343DF9"/>
    <w:rsid w:val="00344E9A"/>
    <w:rsid w:val="0034764B"/>
    <w:rsid w:val="003476E4"/>
    <w:rsid w:val="00355CA5"/>
    <w:rsid w:val="00356804"/>
    <w:rsid w:val="003570F6"/>
    <w:rsid w:val="00361463"/>
    <w:rsid w:val="003619EB"/>
    <w:rsid w:val="00365360"/>
    <w:rsid w:val="003656E2"/>
    <w:rsid w:val="003669BA"/>
    <w:rsid w:val="00367C4A"/>
    <w:rsid w:val="00373D63"/>
    <w:rsid w:val="00381546"/>
    <w:rsid w:val="00383CDD"/>
    <w:rsid w:val="00385368"/>
    <w:rsid w:val="00387586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C02F5"/>
    <w:rsid w:val="003C16F6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EF4"/>
    <w:rsid w:val="003F2388"/>
    <w:rsid w:val="003F2845"/>
    <w:rsid w:val="003F593B"/>
    <w:rsid w:val="00407D08"/>
    <w:rsid w:val="00414BF1"/>
    <w:rsid w:val="00414FB9"/>
    <w:rsid w:val="00417FEF"/>
    <w:rsid w:val="00426ACC"/>
    <w:rsid w:val="004305BB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60EA"/>
    <w:rsid w:val="0044687C"/>
    <w:rsid w:val="00446CC9"/>
    <w:rsid w:val="0045138A"/>
    <w:rsid w:val="00453AB0"/>
    <w:rsid w:val="00454C95"/>
    <w:rsid w:val="00461A92"/>
    <w:rsid w:val="004630D4"/>
    <w:rsid w:val="00463F6B"/>
    <w:rsid w:val="004720D6"/>
    <w:rsid w:val="00472AB9"/>
    <w:rsid w:val="00474C83"/>
    <w:rsid w:val="00481CAC"/>
    <w:rsid w:val="004861DD"/>
    <w:rsid w:val="00486C39"/>
    <w:rsid w:val="004918FD"/>
    <w:rsid w:val="00494B91"/>
    <w:rsid w:val="004953EC"/>
    <w:rsid w:val="00497B33"/>
    <w:rsid w:val="004A141A"/>
    <w:rsid w:val="004A1A9D"/>
    <w:rsid w:val="004A6C69"/>
    <w:rsid w:val="004B6A5E"/>
    <w:rsid w:val="004C01A2"/>
    <w:rsid w:val="004C5313"/>
    <w:rsid w:val="004C5B04"/>
    <w:rsid w:val="004D1CA6"/>
    <w:rsid w:val="004D28B7"/>
    <w:rsid w:val="004D48D3"/>
    <w:rsid w:val="004E65A8"/>
    <w:rsid w:val="004F01FF"/>
    <w:rsid w:val="004F02DF"/>
    <w:rsid w:val="004F1CCA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6940"/>
    <w:rsid w:val="005271C7"/>
    <w:rsid w:val="005300AD"/>
    <w:rsid w:val="00533EC6"/>
    <w:rsid w:val="00536213"/>
    <w:rsid w:val="00536462"/>
    <w:rsid w:val="00536BAD"/>
    <w:rsid w:val="005375F8"/>
    <w:rsid w:val="00537A00"/>
    <w:rsid w:val="0054427C"/>
    <w:rsid w:val="005463C1"/>
    <w:rsid w:val="0055158C"/>
    <w:rsid w:val="005570CF"/>
    <w:rsid w:val="005620AD"/>
    <w:rsid w:val="0056378D"/>
    <w:rsid w:val="00566503"/>
    <w:rsid w:val="005679A3"/>
    <w:rsid w:val="005707FA"/>
    <w:rsid w:val="00572EC9"/>
    <w:rsid w:val="005752C2"/>
    <w:rsid w:val="00575FAC"/>
    <w:rsid w:val="005A2FCA"/>
    <w:rsid w:val="005A3CC2"/>
    <w:rsid w:val="005A5139"/>
    <w:rsid w:val="005A6C1B"/>
    <w:rsid w:val="005B0B0F"/>
    <w:rsid w:val="005B435E"/>
    <w:rsid w:val="005D0FDD"/>
    <w:rsid w:val="005D662A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217C4"/>
    <w:rsid w:val="006265C9"/>
    <w:rsid w:val="006271A4"/>
    <w:rsid w:val="00631A94"/>
    <w:rsid w:val="006322FD"/>
    <w:rsid w:val="00634E09"/>
    <w:rsid w:val="006378F9"/>
    <w:rsid w:val="006433E0"/>
    <w:rsid w:val="0064397B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556A"/>
    <w:rsid w:val="006659D6"/>
    <w:rsid w:val="00665F5B"/>
    <w:rsid w:val="0067196A"/>
    <w:rsid w:val="00683790"/>
    <w:rsid w:val="00684929"/>
    <w:rsid w:val="00686F61"/>
    <w:rsid w:val="00691317"/>
    <w:rsid w:val="00691472"/>
    <w:rsid w:val="00693134"/>
    <w:rsid w:val="00694080"/>
    <w:rsid w:val="00694B9F"/>
    <w:rsid w:val="006A6B78"/>
    <w:rsid w:val="006A70B2"/>
    <w:rsid w:val="006A7D07"/>
    <w:rsid w:val="006B10EF"/>
    <w:rsid w:val="006B33B3"/>
    <w:rsid w:val="006B429C"/>
    <w:rsid w:val="006B49E9"/>
    <w:rsid w:val="006B611C"/>
    <w:rsid w:val="006C2308"/>
    <w:rsid w:val="006C325B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4228"/>
    <w:rsid w:val="00727FE1"/>
    <w:rsid w:val="00736EE9"/>
    <w:rsid w:val="00737701"/>
    <w:rsid w:val="0074044E"/>
    <w:rsid w:val="00745598"/>
    <w:rsid w:val="00751501"/>
    <w:rsid w:val="0075480B"/>
    <w:rsid w:val="00756998"/>
    <w:rsid w:val="00763EAF"/>
    <w:rsid w:val="0076492F"/>
    <w:rsid w:val="00767169"/>
    <w:rsid w:val="00772852"/>
    <w:rsid w:val="00780DD5"/>
    <w:rsid w:val="00780E74"/>
    <w:rsid w:val="0078102E"/>
    <w:rsid w:val="007851D4"/>
    <w:rsid w:val="007947DF"/>
    <w:rsid w:val="007A4EBE"/>
    <w:rsid w:val="007A56E5"/>
    <w:rsid w:val="007B3990"/>
    <w:rsid w:val="007C0E73"/>
    <w:rsid w:val="007C31D9"/>
    <w:rsid w:val="007C377C"/>
    <w:rsid w:val="007C4DA8"/>
    <w:rsid w:val="007C6F8F"/>
    <w:rsid w:val="007D4CFE"/>
    <w:rsid w:val="007D531A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744F"/>
    <w:rsid w:val="00826DFA"/>
    <w:rsid w:val="008272D2"/>
    <w:rsid w:val="00831ACF"/>
    <w:rsid w:val="008326C0"/>
    <w:rsid w:val="00834825"/>
    <w:rsid w:val="008356F4"/>
    <w:rsid w:val="00842778"/>
    <w:rsid w:val="00852A3A"/>
    <w:rsid w:val="0085678F"/>
    <w:rsid w:val="008569C5"/>
    <w:rsid w:val="00857FF6"/>
    <w:rsid w:val="008613E7"/>
    <w:rsid w:val="00864F3D"/>
    <w:rsid w:val="008672E2"/>
    <w:rsid w:val="008735D2"/>
    <w:rsid w:val="00873F8A"/>
    <w:rsid w:val="00874991"/>
    <w:rsid w:val="00874B53"/>
    <w:rsid w:val="00875E2C"/>
    <w:rsid w:val="008831C1"/>
    <w:rsid w:val="008936A0"/>
    <w:rsid w:val="008938AF"/>
    <w:rsid w:val="008A3626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C3C64"/>
    <w:rsid w:val="008C4706"/>
    <w:rsid w:val="008C4FC9"/>
    <w:rsid w:val="008C7E50"/>
    <w:rsid w:val="008D1895"/>
    <w:rsid w:val="008D71BE"/>
    <w:rsid w:val="008D7569"/>
    <w:rsid w:val="008F3F03"/>
    <w:rsid w:val="009002F6"/>
    <w:rsid w:val="009020D2"/>
    <w:rsid w:val="00904537"/>
    <w:rsid w:val="00905A10"/>
    <w:rsid w:val="009075FB"/>
    <w:rsid w:val="00911813"/>
    <w:rsid w:val="00913A1B"/>
    <w:rsid w:val="00914E2E"/>
    <w:rsid w:val="009154A7"/>
    <w:rsid w:val="00915550"/>
    <w:rsid w:val="00920CE7"/>
    <w:rsid w:val="009227CF"/>
    <w:rsid w:val="0092503F"/>
    <w:rsid w:val="00926A8C"/>
    <w:rsid w:val="009313DF"/>
    <w:rsid w:val="0093452E"/>
    <w:rsid w:val="00935AE2"/>
    <w:rsid w:val="009408DB"/>
    <w:rsid w:val="00941F27"/>
    <w:rsid w:val="00973773"/>
    <w:rsid w:val="00974D5B"/>
    <w:rsid w:val="00975838"/>
    <w:rsid w:val="00977143"/>
    <w:rsid w:val="00977867"/>
    <w:rsid w:val="009829F0"/>
    <w:rsid w:val="009849F3"/>
    <w:rsid w:val="00986640"/>
    <w:rsid w:val="00987ABC"/>
    <w:rsid w:val="009925EF"/>
    <w:rsid w:val="00993F07"/>
    <w:rsid w:val="009953F7"/>
    <w:rsid w:val="009A05C5"/>
    <w:rsid w:val="009A2EB1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3DE0"/>
    <w:rsid w:val="009C6DE2"/>
    <w:rsid w:val="009D1A2F"/>
    <w:rsid w:val="009D2DBF"/>
    <w:rsid w:val="009D41DD"/>
    <w:rsid w:val="009D6859"/>
    <w:rsid w:val="009D7D61"/>
    <w:rsid w:val="009E1A4A"/>
    <w:rsid w:val="009E3AEF"/>
    <w:rsid w:val="009E49CE"/>
    <w:rsid w:val="009E52B7"/>
    <w:rsid w:val="009E5752"/>
    <w:rsid w:val="009E63C5"/>
    <w:rsid w:val="009E7BA5"/>
    <w:rsid w:val="009F0690"/>
    <w:rsid w:val="009F650E"/>
    <w:rsid w:val="009F67BA"/>
    <w:rsid w:val="009F78D5"/>
    <w:rsid w:val="00A00F64"/>
    <w:rsid w:val="00A00F7E"/>
    <w:rsid w:val="00A06C1E"/>
    <w:rsid w:val="00A15646"/>
    <w:rsid w:val="00A201B3"/>
    <w:rsid w:val="00A225C3"/>
    <w:rsid w:val="00A24351"/>
    <w:rsid w:val="00A24771"/>
    <w:rsid w:val="00A269DC"/>
    <w:rsid w:val="00A33C8E"/>
    <w:rsid w:val="00A3624A"/>
    <w:rsid w:val="00A3754A"/>
    <w:rsid w:val="00A42E55"/>
    <w:rsid w:val="00A43207"/>
    <w:rsid w:val="00A437B3"/>
    <w:rsid w:val="00A47E15"/>
    <w:rsid w:val="00A51A36"/>
    <w:rsid w:val="00A55239"/>
    <w:rsid w:val="00A6222B"/>
    <w:rsid w:val="00A7142C"/>
    <w:rsid w:val="00A72733"/>
    <w:rsid w:val="00A85968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5036"/>
    <w:rsid w:val="00AB6EB5"/>
    <w:rsid w:val="00AC3ED0"/>
    <w:rsid w:val="00AC50CE"/>
    <w:rsid w:val="00AD69E2"/>
    <w:rsid w:val="00AE0974"/>
    <w:rsid w:val="00AE0F98"/>
    <w:rsid w:val="00AE2318"/>
    <w:rsid w:val="00AE5684"/>
    <w:rsid w:val="00B0174D"/>
    <w:rsid w:val="00B017EC"/>
    <w:rsid w:val="00B03660"/>
    <w:rsid w:val="00B06289"/>
    <w:rsid w:val="00B11D0D"/>
    <w:rsid w:val="00B11EB4"/>
    <w:rsid w:val="00B13E38"/>
    <w:rsid w:val="00B21BEB"/>
    <w:rsid w:val="00B238A4"/>
    <w:rsid w:val="00B25189"/>
    <w:rsid w:val="00B254B3"/>
    <w:rsid w:val="00B261D5"/>
    <w:rsid w:val="00B26C46"/>
    <w:rsid w:val="00B31BFE"/>
    <w:rsid w:val="00B32383"/>
    <w:rsid w:val="00B336A1"/>
    <w:rsid w:val="00B337D4"/>
    <w:rsid w:val="00B40EC1"/>
    <w:rsid w:val="00B429D7"/>
    <w:rsid w:val="00B437DB"/>
    <w:rsid w:val="00B45034"/>
    <w:rsid w:val="00B469E8"/>
    <w:rsid w:val="00B5080C"/>
    <w:rsid w:val="00B51954"/>
    <w:rsid w:val="00B60C55"/>
    <w:rsid w:val="00B70644"/>
    <w:rsid w:val="00B70ED2"/>
    <w:rsid w:val="00B74133"/>
    <w:rsid w:val="00B77ADE"/>
    <w:rsid w:val="00B801C4"/>
    <w:rsid w:val="00B81D59"/>
    <w:rsid w:val="00B83451"/>
    <w:rsid w:val="00B86808"/>
    <w:rsid w:val="00B92D4A"/>
    <w:rsid w:val="00BA169E"/>
    <w:rsid w:val="00BA196A"/>
    <w:rsid w:val="00BA1B31"/>
    <w:rsid w:val="00BA4918"/>
    <w:rsid w:val="00BB4A7C"/>
    <w:rsid w:val="00BC075E"/>
    <w:rsid w:val="00BC23A2"/>
    <w:rsid w:val="00BC2DC3"/>
    <w:rsid w:val="00BC7103"/>
    <w:rsid w:val="00BC7806"/>
    <w:rsid w:val="00BD1F73"/>
    <w:rsid w:val="00BD3DA2"/>
    <w:rsid w:val="00BE2FD2"/>
    <w:rsid w:val="00BE4479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3359C"/>
    <w:rsid w:val="00C35155"/>
    <w:rsid w:val="00C42CE3"/>
    <w:rsid w:val="00C472DD"/>
    <w:rsid w:val="00C5212E"/>
    <w:rsid w:val="00C55938"/>
    <w:rsid w:val="00C66FF5"/>
    <w:rsid w:val="00C67D28"/>
    <w:rsid w:val="00C71CCB"/>
    <w:rsid w:val="00C72274"/>
    <w:rsid w:val="00C77623"/>
    <w:rsid w:val="00C8595A"/>
    <w:rsid w:val="00C91DF5"/>
    <w:rsid w:val="00C923E8"/>
    <w:rsid w:val="00CA23E8"/>
    <w:rsid w:val="00CA362E"/>
    <w:rsid w:val="00CA4DC5"/>
    <w:rsid w:val="00CA6E17"/>
    <w:rsid w:val="00CB30DE"/>
    <w:rsid w:val="00CB3739"/>
    <w:rsid w:val="00CB5BC1"/>
    <w:rsid w:val="00CB6C4A"/>
    <w:rsid w:val="00CC0628"/>
    <w:rsid w:val="00CC12E1"/>
    <w:rsid w:val="00CC14E9"/>
    <w:rsid w:val="00CC4B32"/>
    <w:rsid w:val="00CC634A"/>
    <w:rsid w:val="00CE0A25"/>
    <w:rsid w:val="00CE583D"/>
    <w:rsid w:val="00CF0BAF"/>
    <w:rsid w:val="00CF5F0A"/>
    <w:rsid w:val="00D02F06"/>
    <w:rsid w:val="00D05479"/>
    <w:rsid w:val="00D0653E"/>
    <w:rsid w:val="00D07199"/>
    <w:rsid w:val="00D157BE"/>
    <w:rsid w:val="00D20B4C"/>
    <w:rsid w:val="00D21DCA"/>
    <w:rsid w:val="00D3182D"/>
    <w:rsid w:val="00D31A05"/>
    <w:rsid w:val="00D33D83"/>
    <w:rsid w:val="00D3748C"/>
    <w:rsid w:val="00D3753E"/>
    <w:rsid w:val="00D40A58"/>
    <w:rsid w:val="00D4223E"/>
    <w:rsid w:val="00D54713"/>
    <w:rsid w:val="00D549E1"/>
    <w:rsid w:val="00D5682C"/>
    <w:rsid w:val="00D57313"/>
    <w:rsid w:val="00D60205"/>
    <w:rsid w:val="00D602FF"/>
    <w:rsid w:val="00D62779"/>
    <w:rsid w:val="00D638F9"/>
    <w:rsid w:val="00D654C7"/>
    <w:rsid w:val="00D6788F"/>
    <w:rsid w:val="00D7162C"/>
    <w:rsid w:val="00D716D9"/>
    <w:rsid w:val="00D80980"/>
    <w:rsid w:val="00D84598"/>
    <w:rsid w:val="00D866EC"/>
    <w:rsid w:val="00D87192"/>
    <w:rsid w:val="00D927FE"/>
    <w:rsid w:val="00D93D9B"/>
    <w:rsid w:val="00D97312"/>
    <w:rsid w:val="00DA5B30"/>
    <w:rsid w:val="00DA706A"/>
    <w:rsid w:val="00DB0849"/>
    <w:rsid w:val="00DB1705"/>
    <w:rsid w:val="00DB5C56"/>
    <w:rsid w:val="00DB5DEF"/>
    <w:rsid w:val="00DB7C64"/>
    <w:rsid w:val="00DC1747"/>
    <w:rsid w:val="00DC17B3"/>
    <w:rsid w:val="00DC5BAA"/>
    <w:rsid w:val="00DD15E8"/>
    <w:rsid w:val="00DD2176"/>
    <w:rsid w:val="00DD559D"/>
    <w:rsid w:val="00DD70A1"/>
    <w:rsid w:val="00DD79C8"/>
    <w:rsid w:val="00DE0987"/>
    <w:rsid w:val="00DE4EB8"/>
    <w:rsid w:val="00DF067E"/>
    <w:rsid w:val="00DF0FE5"/>
    <w:rsid w:val="00E044C0"/>
    <w:rsid w:val="00E0702C"/>
    <w:rsid w:val="00E07ADF"/>
    <w:rsid w:val="00E07E88"/>
    <w:rsid w:val="00E10B0F"/>
    <w:rsid w:val="00E128F3"/>
    <w:rsid w:val="00E22CB9"/>
    <w:rsid w:val="00E22E6D"/>
    <w:rsid w:val="00E23571"/>
    <w:rsid w:val="00E270BC"/>
    <w:rsid w:val="00E32D35"/>
    <w:rsid w:val="00E34583"/>
    <w:rsid w:val="00E35DF1"/>
    <w:rsid w:val="00E40C5D"/>
    <w:rsid w:val="00E44922"/>
    <w:rsid w:val="00E44EA0"/>
    <w:rsid w:val="00E46A7D"/>
    <w:rsid w:val="00E563C7"/>
    <w:rsid w:val="00E62F19"/>
    <w:rsid w:val="00E63CA9"/>
    <w:rsid w:val="00E6405B"/>
    <w:rsid w:val="00E64A7F"/>
    <w:rsid w:val="00E679CB"/>
    <w:rsid w:val="00E7715F"/>
    <w:rsid w:val="00E82B48"/>
    <w:rsid w:val="00E872BF"/>
    <w:rsid w:val="00E9080E"/>
    <w:rsid w:val="00E92E70"/>
    <w:rsid w:val="00E97F8A"/>
    <w:rsid w:val="00EA3ED4"/>
    <w:rsid w:val="00EA7AEE"/>
    <w:rsid w:val="00EB240C"/>
    <w:rsid w:val="00EB2765"/>
    <w:rsid w:val="00EC083E"/>
    <w:rsid w:val="00EC6D5F"/>
    <w:rsid w:val="00ED0689"/>
    <w:rsid w:val="00ED3E9D"/>
    <w:rsid w:val="00ED4A66"/>
    <w:rsid w:val="00ED7804"/>
    <w:rsid w:val="00EE22C3"/>
    <w:rsid w:val="00EF1174"/>
    <w:rsid w:val="00EF1EA3"/>
    <w:rsid w:val="00EF457A"/>
    <w:rsid w:val="00F000DB"/>
    <w:rsid w:val="00F0606D"/>
    <w:rsid w:val="00F06C4D"/>
    <w:rsid w:val="00F0756D"/>
    <w:rsid w:val="00F2053A"/>
    <w:rsid w:val="00F22EC0"/>
    <w:rsid w:val="00F26EC7"/>
    <w:rsid w:val="00F35484"/>
    <w:rsid w:val="00F3627E"/>
    <w:rsid w:val="00F37B4D"/>
    <w:rsid w:val="00F510A3"/>
    <w:rsid w:val="00F52978"/>
    <w:rsid w:val="00F55926"/>
    <w:rsid w:val="00F56416"/>
    <w:rsid w:val="00F6078D"/>
    <w:rsid w:val="00F650C1"/>
    <w:rsid w:val="00F65445"/>
    <w:rsid w:val="00F74756"/>
    <w:rsid w:val="00F7768F"/>
    <w:rsid w:val="00F90255"/>
    <w:rsid w:val="00F913F1"/>
    <w:rsid w:val="00F920B4"/>
    <w:rsid w:val="00F96E95"/>
    <w:rsid w:val="00FA2C49"/>
    <w:rsid w:val="00FA308F"/>
    <w:rsid w:val="00FB012D"/>
    <w:rsid w:val="00FB0214"/>
    <w:rsid w:val="00FB48CE"/>
    <w:rsid w:val="00FB64F7"/>
    <w:rsid w:val="00FB667C"/>
    <w:rsid w:val="00FC3096"/>
    <w:rsid w:val="00FC3977"/>
    <w:rsid w:val="00FD759C"/>
    <w:rsid w:val="00FE22B5"/>
    <w:rsid w:val="00FE26D6"/>
    <w:rsid w:val="00FE2EF4"/>
    <w:rsid w:val="00FE4E6A"/>
    <w:rsid w:val="00FF048C"/>
    <w:rsid w:val="00FF1D0F"/>
    <w:rsid w:val="00F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4A096"/>
  <w15:chartTrackingRefBased/>
  <w15:docId w15:val="{5FD6916F-CF28-41D6-97BF-B041BAA69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 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  <w:style w:type="paragraph" w:styleId="Revision">
    <w:name w:val="Revision"/>
    <w:hidden/>
    <w:uiPriority w:val="99"/>
    <w:semiHidden/>
    <w:rsid w:val="00566503"/>
    <w:rPr>
      <w:rFonts w:ascii="Times New Roman" w:eastAsia="Times New Roman" w:hAnsi="Times New Roman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D272D-0C92-4047-B9D7-0FCD545D2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15</cp:revision>
  <cp:lastPrinted>2025-08-25T10:21:00Z</cp:lastPrinted>
  <dcterms:created xsi:type="dcterms:W3CDTF">2026-04-21T23:16:00Z</dcterms:created>
  <dcterms:modified xsi:type="dcterms:W3CDTF">2026-04-21T23:42:00Z</dcterms:modified>
</cp:coreProperties>
</file>